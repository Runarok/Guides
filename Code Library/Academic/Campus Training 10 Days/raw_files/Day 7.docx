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rPr>
      </w:pPr>
      <w:bookmarkStart w:colFirst="0" w:colLast="0" w:name="_zcyfc5bld7xf" w:id="0"/>
      <w:bookmarkEnd w:id="0"/>
      <w:r w:rsidDel="00000000" w:rsidR="00000000" w:rsidRPr="00000000">
        <w:rPr>
          <w:b w:val="1"/>
          <w:rtl w:val="0"/>
        </w:rPr>
        <w:t xml:space="preserve">Searching Algorithms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b w:val="1"/>
        </w:rPr>
      </w:pPr>
      <w:bookmarkStart w:colFirst="0" w:colLast="0" w:name="_9286m3jkthph" w:id="1"/>
      <w:bookmarkEnd w:id="1"/>
      <w:r w:rsidDel="00000000" w:rsidR="00000000" w:rsidRPr="00000000">
        <w:rPr>
          <w:b w:val="1"/>
          <w:rtl w:val="0"/>
        </w:rPr>
        <w:t xml:space="preserve">Linear Search:</w:t>
      </w:r>
    </w:p>
    <w:p w:rsidR="00000000" w:rsidDel="00000000" w:rsidP="00000000" w:rsidRDefault="00000000" w:rsidRPr="00000000" w14:paraId="00000004">
      <w:pPr>
        <w:spacing w:after="240" w:before="240" w:lineRule="auto"/>
        <w:rPr>
          <w:b w:val="1"/>
          <w:sz w:val="26"/>
          <w:szCs w:val="26"/>
        </w:rPr>
      </w:pPr>
      <w:r w:rsidDel="00000000" w:rsidR="00000000" w:rsidRPr="00000000">
        <w:rPr>
          <w:b w:val="1"/>
          <w:sz w:val="26"/>
          <w:szCs w:val="26"/>
          <w:rtl w:val="0"/>
        </w:rPr>
        <w:t xml:space="preserve">How it works:</w:t>
      </w:r>
    </w:p>
    <w:p w:rsidR="00000000" w:rsidDel="00000000" w:rsidP="00000000" w:rsidRDefault="00000000" w:rsidRPr="00000000" w14:paraId="00000005">
      <w:pPr>
        <w:numPr>
          <w:ilvl w:val="0"/>
          <w:numId w:val="18"/>
        </w:numPr>
        <w:spacing w:after="0" w:afterAutospacing="0" w:before="240" w:lineRule="auto"/>
        <w:ind w:left="720" w:hanging="360"/>
        <w:rPr>
          <w:sz w:val="26"/>
          <w:szCs w:val="26"/>
        </w:rPr>
      </w:pPr>
      <w:r w:rsidDel="00000000" w:rsidR="00000000" w:rsidRPr="00000000">
        <w:rPr>
          <w:sz w:val="26"/>
          <w:szCs w:val="26"/>
          <w:rtl w:val="0"/>
        </w:rPr>
        <w:t xml:space="preserve">Go through the array value by value from the start.</w:t>
      </w:r>
    </w:p>
    <w:p w:rsidR="00000000" w:rsidDel="00000000" w:rsidP="00000000" w:rsidRDefault="00000000" w:rsidRPr="00000000" w14:paraId="00000006">
      <w:pPr>
        <w:numPr>
          <w:ilvl w:val="0"/>
          <w:numId w:val="18"/>
        </w:numPr>
        <w:spacing w:after="0" w:afterAutospacing="0" w:before="0" w:beforeAutospacing="0" w:lineRule="auto"/>
        <w:ind w:left="720" w:hanging="360"/>
        <w:rPr>
          <w:sz w:val="26"/>
          <w:szCs w:val="26"/>
        </w:rPr>
      </w:pPr>
      <w:r w:rsidDel="00000000" w:rsidR="00000000" w:rsidRPr="00000000">
        <w:rPr>
          <w:sz w:val="26"/>
          <w:szCs w:val="26"/>
          <w:rtl w:val="0"/>
        </w:rPr>
        <w:t xml:space="preserve">Compare each value to check if it is equal to the value we are looking for.</w:t>
      </w:r>
    </w:p>
    <w:p w:rsidR="00000000" w:rsidDel="00000000" w:rsidP="00000000" w:rsidRDefault="00000000" w:rsidRPr="00000000" w14:paraId="00000007">
      <w:pPr>
        <w:numPr>
          <w:ilvl w:val="0"/>
          <w:numId w:val="18"/>
        </w:numPr>
        <w:spacing w:after="0" w:afterAutospacing="0" w:before="0" w:beforeAutospacing="0" w:lineRule="auto"/>
        <w:ind w:left="720" w:hanging="360"/>
        <w:rPr>
          <w:sz w:val="26"/>
          <w:szCs w:val="26"/>
        </w:rPr>
      </w:pPr>
      <w:r w:rsidDel="00000000" w:rsidR="00000000" w:rsidRPr="00000000">
        <w:rPr>
          <w:sz w:val="26"/>
          <w:szCs w:val="26"/>
          <w:rtl w:val="0"/>
        </w:rPr>
        <w:t xml:space="preserve">If the value is found, return the index of that value.</w:t>
      </w:r>
    </w:p>
    <w:p w:rsidR="00000000" w:rsidDel="00000000" w:rsidP="00000000" w:rsidRDefault="00000000" w:rsidRPr="00000000" w14:paraId="00000008">
      <w:pPr>
        <w:numPr>
          <w:ilvl w:val="0"/>
          <w:numId w:val="18"/>
        </w:numPr>
        <w:spacing w:after="240" w:before="0" w:beforeAutospacing="0" w:lineRule="auto"/>
        <w:ind w:left="720" w:hanging="360"/>
        <w:rPr>
          <w:sz w:val="26"/>
          <w:szCs w:val="26"/>
        </w:rPr>
      </w:pPr>
      <w:r w:rsidDel="00000000" w:rsidR="00000000" w:rsidRPr="00000000">
        <w:rPr>
          <w:sz w:val="26"/>
          <w:szCs w:val="26"/>
          <w:rtl w:val="0"/>
        </w:rPr>
        <w:t xml:space="preserve">If the end of the array is reached and the value is not found, return -1 to indicate that the value was not found.</w: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sz w:val="34"/>
          <w:szCs w:val="34"/>
        </w:rPr>
      </w:pPr>
      <w:bookmarkStart w:colFirst="0" w:colLast="0" w:name="_4g2wm73eno2" w:id="2"/>
      <w:bookmarkEnd w:id="2"/>
      <w:r w:rsidDel="00000000" w:rsidR="00000000" w:rsidRPr="00000000">
        <w:rPr>
          <w:b w:val="1"/>
          <w:sz w:val="34"/>
          <w:szCs w:val="34"/>
          <w:rtl w:val="0"/>
        </w:rPr>
        <w:t xml:space="preserve">Implement Linear Search in Python</w:t>
      </w:r>
    </w:p>
    <w:p w:rsidR="00000000" w:rsidDel="00000000" w:rsidP="00000000" w:rsidRDefault="00000000" w:rsidRPr="00000000" w14:paraId="0000000A">
      <w:pPr>
        <w:spacing w:after="240" w:before="240" w:lineRule="auto"/>
        <w:rPr/>
      </w:pPr>
      <w:r w:rsidDel="00000000" w:rsidR="00000000" w:rsidRPr="00000000">
        <w:rPr>
          <w:rtl w:val="0"/>
        </w:rPr>
        <w:t xml:space="preserve">In Python, the fastest way check if a value exists in a list is to use the </w:t>
      </w:r>
      <w:r w:rsidDel="00000000" w:rsidR="00000000" w:rsidRPr="00000000">
        <w:rPr>
          <w:rFonts w:ascii="Roboto Mono" w:cs="Roboto Mono" w:eastAsia="Roboto Mono" w:hAnsi="Roboto Mono"/>
          <w:color w:val="188038"/>
          <w:rtl w:val="0"/>
        </w:rPr>
        <w:t xml:space="preserve">in</w:t>
      </w:r>
      <w:r w:rsidDel="00000000" w:rsidR="00000000" w:rsidRPr="00000000">
        <w:rPr>
          <w:rtl w:val="0"/>
        </w:rPr>
        <w:t xml:space="preserve"> operator.</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sz w:val="26"/>
          <w:szCs w:val="26"/>
        </w:rPr>
      </w:pPr>
      <w:r w:rsidDel="00000000" w:rsidR="00000000" w:rsidRPr="00000000">
        <w:rPr>
          <w:sz w:val="26"/>
          <w:szCs w:val="26"/>
          <w:rtl w:val="0"/>
        </w:rPr>
        <w:t xml:space="preserve">Program 1:</w:t>
      </w:r>
    </w:p>
    <w:p w:rsidR="00000000" w:rsidDel="00000000" w:rsidP="00000000" w:rsidRDefault="00000000" w:rsidRPr="00000000" w14:paraId="0000000D">
      <w:pPr>
        <w:rPr>
          <w:sz w:val="26"/>
          <w:szCs w:val="26"/>
        </w:rPr>
      </w:pPr>
      <w:r w:rsidDel="00000000" w:rsidR="00000000" w:rsidRPr="00000000">
        <w:rPr>
          <w:rtl w:val="0"/>
        </w:rPr>
      </w:r>
    </w:p>
    <w:tbl>
      <w:tblPr>
        <w:tblStyle w:val="Table1"/>
        <w:jc w:val="left"/>
        <w:tblLayout w:type="fixed"/>
        <w:tblLook w:val="0600"/>
      </w:tblPr>
      <w:tblGrid>
        <w:gridCol w:w="9360"/>
        <w:tblGridChange w:id="0">
          <w:tblGrid>
            <w:gridCol w:w="9360"/>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Fonts w:ascii="Consolas" w:cs="Consolas" w:eastAsia="Consolas" w:hAnsi="Consolas"/>
                <w:color w:val="585260"/>
                <w:sz w:val="26"/>
                <w:szCs w:val="26"/>
                <w:shd w:fill="efecf4" w:val="clear"/>
                <w:rtl w:val="0"/>
              </w:rPr>
              <w:t xml:space="preserve">mylist = [</w:t>
            </w:r>
            <w:r w:rsidDel="00000000" w:rsidR="00000000" w:rsidRPr="00000000">
              <w:rPr>
                <w:rFonts w:ascii="Consolas" w:cs="Consolas" w:eastAsia="Consolas" w:hAnsi="Consolas"/>
                <w:color w:val="aa573c"/>
                <w:sz w:val="26"/>
                <w:szCs w:val="26"/>
                <w:shd w:fill="efecf4" w:val="clear"/>
                <w:rtl w:val="0"/>
              </w:rPr>
              <w:t xml:space="preserve">3</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aa573c"/>
                <w:sz w:val="26"/>
                <w:szCs w:val="26"/>
                <w:shd w:fill="efecf4" w:val="clear"/>
                <w:rtl w:val="0"/>
              </w:rPr>
              <w:t xml:space="preserve">7</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aa573c"/>
                <w:sz w:val="26"/>
                <w:szCs w:val="26"/>
                <w:shd w:fill="efecf4" w:val="clear"/>
                <w:rtl w:val="0"/>
              </w:rPr>
              <w:t xml:space="preserve">2</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aa573c"/>
                <w:sz w:val="26"/>
                <w:szCs w:val="26"/>
                <w:shd w:fill="efecf4" w:val="clear"/>
                <w:rtl w:val="0"/>
              </w:rPr>
              <w:t xml:space="preserve">9</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aa573c"/>
                <w:sz w:val="26"/>
                <w:szCs w:val="26"/>
                <w:shd w:fill="efecf4" w:val="clear"/>
                <w:rtl w:val="0"/>
              </w:rPr>
              <w:t xml:space="preserve">5</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aa573c"/>
                <w:sz w:val="26"/>
                <w:szCs w:val="26"/>
                <w:shd w:fill="efecf4" w:val="clear"/>
                <w:rtl w:val="0"/>
              </w:rPr>
              <w:t xml:space="preserve">1</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aa573c"/>
                <w:sz w:val="26"/>
                <w:szCs w:val="26"/>
                <w:shd w:fill="efecf4" w:val="clear"/>
                <w:rtl w:val="0"/>
              </w:rPr>
              <w:t xml:space="preserve">8</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aa573c"/>
                <w:sz w:val="26"/>
                <w:szCs w:val="26"/>
                <w:shd w:fill="efecf4" w:val="clear"/>
                <w:rtl w:val="0"/>
              </w:rPr>
              <w:t xml:space="preserve">4</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aa573c"/>
                <w:sz w:val="26"/>
                <w:szCs w:val="26"/>
                <w:shd w:fill="efecf4" w:val="clear"/>
                <w:rtl w:val="0"/>
              </w:rPr>
              <w:t xml:space="preserve">6</w:t>
            </w:r>
            <w:r w:rsidDel="00000000" w:rsidR="00000000" w:rsidRPr="00000000">
              <w:rPr>
                <w:rFonts w:ascii="Consolas" w:cs="Consolas" w:eastAsia="Consolas" w:hAnsi="Consolas"/>
                <w:color w:val="585260"/>
                <w:sz w:val="26"/>
                <w:szCs w:val="26"/>
                <w:shd w:fill="efecf4" w:val="clear"/>
                <w:rtl w:val="0"/>
              </w:rPr>
              <w:t xml:space="preserve">]</w:t>
              <w:br w:type="textWrapping"/>
              <w:br w:type="textWrapping"/>
            </w:r>
            <w:r w:rsidDel="00000000" w:rsidR="00000000" w:rsidRPr="00000000">
              <w:rPr>
                <w:rFonts w:ascii="Consolas" w:cs="Consolas" w:eastAsia="Consolas" w:hAnsi="Consolas"/>
                <w:color w:val="955ae7"/>
                <w:sz w:val="26"/>
                <w:szCs w:val="26"/>
                <w:shd w:fill="efecf4" w:val="clear"/>
                <w:rtl w:val="0"/>
              </w:rPr>
              <w:t xml:space="preserve">if</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aa573c"/>
                <w:sz w:val="26"/>
                <w:szCs w:val="26"/>
                <w:shd w:fill="efecf4" w:val="clear"/>
                <w:rtl w:val="0"/>
              </w:rPr>
              <w:t xml:space="preserve">4</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955ae7"/>
                <w:sz w:val="26"/>
                <w:szCs w:val="26"/>
                <w:shd w:fill="efecf4" w:val="clear"/>
                <w:rtl w:val="0"/>
              </w:rPr>
              <w:t xml:space="preserve">in</w:t>
            </w:r>
            <w:r w:rsidDel="00000000" w:rsidR="00000000" w:rsidRPr="00000000">
              <w:rPr>
                <w:rFonts w:ascii="Consolas" w:cs="Consolas" w:eastAsia="Consolas" w:hAnsi="Consolas"/>
                <w:color w:val="585260"/>
                <w:sz w:val="26"/>
                <w:szCs w:val="26"/>
                <w:shd w:fill="efecf4" w:val="clear"/>
                <w:rtl w:val="0"/>
              </w:rPr>
              <w:t xml:space="preserve"> mylist:</w:t>
              <w:br w:type="textWrapping"/>
              <w:t xml:space="preserve">  print(</w:t>
            </w:r>
            <w:r w:rsidDel="00000000" w:rsidR="00000000" w:rsidRPr="00000000">
              <w:rPr>
                <w:rFonts w:ascii="Consolas" w:cs="Consolas" w:eastAsia="Consolas" w:hAnsi="Consolas"/>
                <w:color w:val="2a9292"/>
                <w:sz w:val="26"/>
                <w:szCs w:val="26"/>
                <w:shd w:fill="efecf4" w:val="clear"/>
                <w:rtl w:val="0"/>
              </w:rPr>
              <w:t xml:space="preserve">"Found!"</w:t>
            </w:r>
            <w:r w:rsidDel="00000000" w:rsidR="00000000" w:rsidRPr="00000000">
              <w:rPr>
                <w:rFonts w:ascii="Consolas" w:cs="Consolas" w:eastAsia="Consolas" w:hAnsi="Consolas"/>
                <w:color w:val="585260"/>
                <w:sz w:val="26"/>
                <w:szCs w:val="26"/>
                <w:shd w:fill="efecf4" w:val="clear"/>
                <w:rtl w:val="0"/>
              </w:rPr>
              <w:t xml:space="preserve">)</w:t>
              <w:br w:type="textWrapping"/>
            </w:r>
            <w:r w:rsidDel="00000000" w:rsidR="00000000" w:rsidRPr="00000000">
              <w:rPr>
                <w:rFonts w:ascii="Consolas" w:cs="Consolas" w:eastAsia="Consolas" w:hAnsi="Consolas"/>
                <w:color w:val="955ae7"/>
                <w:sz w:val="26"/>
                <w:szCs w:val="26"/>
                <w:shd w:fill="efecf4" w:val="clear"/>
                <w:rtl w:val="0"/>
              </w:rPr>
              <w:t xml:space="preserve">else</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print(</w:t>
            </w:r>
            <w:r w:rsidDel="00000000" w:rsidR="00000000" w:rsidRPr="00000000">
              <w:rPr>
                <w:rFonts w:ascii="Consolas" w:cs="Consolas" w:eastAsia="Consolas" w:hAnsi="Consolas"/>
                <w:color w:val="2a9292"/>
                <w:sz w:val="26"/>
                <w:szCs w:val="26"/>
                <w:shd w:fill="efecf4" w:val="clear"/>
                <w:rtl w:val="0"/>
              </w:rPr>
              <w:t xml:space="preserve">"Not found!"</w:t>
            </w:r>
            <w:r w:rsidDel="00000000" w:rsidR="00000000" w:rsidRPr="00000000">
              <w:rPr>
                <w:rFonts w:ascii="Consolas" w:cs="Consolas" w:eastAsia="Consolas" w:hAnsi="Consolas"/>
                <w:color w:val="585260"/>
                <w:sz w:val="26"/>
                <w:szCs w:val="26"/>
                <w:shd w:fill="efecf4" w:val="clear"/>
                <w:rtl w:val="0"/>
              </w:rPr>
              <w:t xml:space="preserve">)</w:t>
            </w:r>
            <w:r w:rsidDel="00000000" w:rsidR="00000000" w:rsidRPr="00000000">
              <w:rPr>
                <w:rtl w:val="0"/>
              </w:rPr>
            </w:r>
          </w:p>
        </w:tc>
      </w:tr>
    </w:tbl>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But if you need to find the index of a value, you will need to implement a linear search:</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tbl>
      <w:tblPr>
        <w:tblStyle w:val="Table2"/>
        <w:jc w:val="left"/>
        <w:tblLayout w:type="fixed"/>
        <w:tblLook w:val="0600"/>
      </w:tblPr>
      <w:tblGrid>
        <w:gridCol w:w="9360"/>
        <w:tblGridChange w:id="0">
          <w:tblGrid>
            <w:gridCol w:w="9360"/>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Fonts w:ascii="Consolas" w:cs="Consolas" w:eastAsia="Consolas" w:hAnsi="Consolas"/>
                <w:color w:val="955ae7"/>
                <w:sz w:val="26"/>
                <w:szCs w:val="26"/>
                <w:shd w:fill="efecf4" w:val="clear"/>
                <w:rtl w:val="0"/>
              </w:rPr>
              <w:t xml:space="preserve">def</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576ddb"/>
                <w:sz w:val="26"/>
                <w:szCs w:val="26"/>
                <w:shd w:fill="efecf4" w:val="clear"/>
                <w:rtl w:val="0"/>
              </w:rPr>
              <w:t xml:space="preserve">linearSearch</w:t>
            </w:r>
            <w:r w:rsidDel="00000000" w:rsidR="00000000" w:rsidRPr="00000000">
              <w:rPr>
                <w:rFonts w:ascii="Consolas" w:cs="Consolas" w:eastAsia="Consolas" w:hAnsi="Consolas"/>
                <w:color w:val="aa573c"/>
                <w:sz w:val="26"/>
                <w:szCs w:val="26"/>
                <w:shd w:fill="efecf4" w:val="clear"/>
                <w:rtl w:val="0"/>
              </w:rPr>
              <w:t xml:space="preserve">(arr, targetVal)</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w:t>
            </w:r>
            <w:r w:rsidDel="00000000" w:rsidR="00000000" w:rsidRPr="00000000">
              <w:rPr>
                <w:rFonts w:ascii="Consolas" w:cs="Consolas" w:eastAsia="Consolas" w:hAnsi="Consolas"/>
                <w:color w:val="955ae7"/>
                <w:sz w:val="26"/>
                <w:szCs w:val="26"/>
                <w:shd w:fill="efecf4" w:val="clear"/>
                <w:rtl w:val="0"/>
              </w:rPr>
              <w:t xml:space="preserve">for</w:t>
            </w:r>
            <w:r w:rsidDel="00000000" w:rsidR="00000000" w:rsidRPr="00000000">
              <w:rPr>
                <w:rFonts w:ascii="Consolas" w:cs="Consolas" w:eastAsia="Consolas" w:hAnsi="Consolas"/>
                <w:color w:val="585260"/>
                <w:sz w:val="26"/>
                <w:szCs w:val="26"/>
                <w:shd w:fill="efecf4" w:val="clear"/>
                <w:rtl w:val="0"/>
              </w:rPr>
              <w:t xml:space="preserve"> i </w:t>
            </w:r>
            <w:r w:rsidDel="00000000" w:rsidR="00000000" w:rsidRPr="00000000">
              <w:rPr>
                <w:rFonts w:ascii="Consolas" w:cs="Consolas" w:eastAsia="Consolas" w:hAnsi="Consolas"/>
                <w:color w:val="955ae7"/>
                <w:sz w:val="26"/>
                <w:szCs w:val="26"/>
                <w:shd w:fill="efecf4" w:val="clear"/>
                <w:rtl w:val="0"/>
              </w:rPr>
              <w:t xml:space="preserve">in</w:t>
            </w:r>
            <w:r w:rsidDel="00000000" w:rsidR="00000000" w:rsidRPr="00000000">
              <w:rPr>
                <w:rFonts w:ascii="Consolas" w:cs="Consolas" w:eastAsia="Consolas" w:hAnsi="Consolas"/>
                <w:color w:val="585260"/>
                <w:sz w:val="26"/>
                <w:szCs w:val="26"/>
                <w:shd w:fill="efecf4" w:val="clear"/>
                <w:rtl w:val="0"/>
              </w:rPr>
              <w:t xml:space="preserve"> range(len(arr)):</w:t>
              <w:br w:type="textWrapping"/>
              <w:t xml:space="preserve">    </w:t>
            </w:r>
            <w:r w:rsidDel="00000000" w:rsidR="00000000" w:rsidRPr="00000000">
              <w:rPr>
                <w:rFonts w:ascii="Consolas" w:cs="Consolas" w:eastAsia="Consolas" w:hAnsi="Consolas"/>
                <w:color w:val="955ae7"/>
                <w:sz w:val="26"/>
                <w:szCs w:val="26"/>
                <w:shd w:fill="efecf4" w:val="clear"/>
                <w:rtl w:val="0"/>
              </w:rPr>
              <w:t xml:space="preserve">if</w:t>
            </w:r>
            <w:r w:rsidDel="00000000" w:rsidR="00000000" w:rsidRPr="00000000">
              <w:rPr>
                <w:rFonts w:ascii="Consolas" w:cs="Consolas" w:eastAsia="Consolas" w:hAnsi="Consolas"/>
                <w:color w:val="585260"/>
                <w:sz w:val="26"/>
                <w:szCs w:val="26"/>
                <w:shd w:fill="efecf4" w:val="clear"/>
                <w:rtl w:val="0"/>
              </w:rPr>
              <w:t xml:space="preserve"> arr[i] == targetVal:</w:t>
              <w:br w:type="textWrapping"/>
              <w:t xml:space="preserve">      </w:t>
            </w:r>
            <w:r w:rsidDel="00000000" w:rsidR="00000000" w:rsidRPr="00000000">
              <w:rPr>
                <w:rFonts w:ascii="Consolas" w:cs="Consolas" w:eastAsia="Consolas" w:hAnsi="Consolas"/>
                <w:color w:val="955ae7"/>
                <w:sz w:val="26"/>
                <w:szCs w:val="26"/>
                <w:shd w:fill="efecf4" w:val="clear"/>
                <w:rtl w:val="0"/>
              </w:rPr>
              <w:t xml:space="preserve">return</w:t>
            </w:r>
            <w:r w:rsidDel="00000000" w:rsidR="00000000" w:rsidRPr="00000000">
              <w:rPr>
                <w:rFonts w:ascii="Consolas" w:cs="Consolas" w:eastAsia="Consolas" w:hAnsi="Consolas"/>
                <w:color w:val="585260"/>
                <w:sz w:val="26"/>
                <w:szCs w:val="26"/>
                <w:shd w:fill="efecf4" w:val="clear"/>
                <w:rtl w:val="0"/>
              </w:rPr>
              <w:t xml:space="preserve"> i</w:t>
              <w:br w:type="textWrapping"/>
              <w:t xml:space="preserve">  </w:t>
            </w:r>
            <w:r w:rsidDel="00000000" w:rsidR="00000000" w:rsidRPr="00000000">
              <w:rPr>
                <w:rFonts w:ascii="Consolas" w:cs="Consolas" w:eastAsia="Consolas" w:hAnsi="Consolas"/>
                <w:color w:val="955ae7"/>
                <w:sz w:val="26"/>
                <w:szCs w:val="26"/>
                <w:shd w:fill="efecf4" w:val="clear"/>
                <w:rtl w:val="0"/>
              </w:rPr>
              <w:t xml:space="preserve">return</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aa573c"/>
                <w:sz w:val="26"/>
                <w:szCs w:val="26"/>
                <w:shd w:fill="efecf4" w:val="clear"/>
                <w:rtl w:val="0"/>
              </w:rPr>
              <w:t xml:space="preserve">-1</w:t>
            </w:r>
            <w:r w:rsidDel="00000000" w:rsidR="00000000" w:rsidRPr="00000000">
              <w:rPr>
                <w:rFonts w:ascii="Consolas" w:cs="Consolas" w:eastAsia="Consolas" w:hAnsi="Consolas"/>
                <w:color w:val="585260"/>
                <w:sz w:val="26"/>
                <w:szCs w:val="26"/>
                <w:shd w:fill="efecf4" w:val="clear"/>
                <w:rtl w:val="0"/>
              </w:rPr>
              <w:br w:type="textWrapping"/>
              <w:br w:type="textWrapping"/>
              <w:t xml:space="preserve">mylist = [</w:t>
            </w:r>
            <w:r w:rsidDel="00000000" w:rsidR="00000000" w:rsidRPr="00000000">
              <w:rPr>
                <w:rFonts w:ascii="Consolas" w:cs="Consolas" w:eastAsia="Consolas" w:hAnsi="Consolas"/>
                <w:color w:val="aa573c"/>
                <w:sz w:val="26"/>
                <w:szCs w:val="26"/>
                <w:shd w:fill="efecf4" w:val="clear"/>
                <w:rtl w:val="0"/>
              </w:rPr>
              <w:t xml:space="preserve">3</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aa573c"/>
                <w:sz w:val="26"/>
                <w:szCs w:val="26"/>
                <w:shd w:fill="efecf4" w:val="clear"/>
                <w:rtl w:val="0"/>
              </w:rPr>
              <w:t xml:space="preserve">7</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aa573c"/>
                <w:sz w:val="26"/>
                <w:szCs w:val="26"/>
                <w:shd w:fill="efecf4" w:val="clear"/>
                <w:rtl w:val="0"/>
              </w:rPr>
              <w:t xml:space="preserve">2</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aa573c"/>
                <w:sz w:val="26"/>
                <w:szCs w:val="26"/>
                <w:shd w:fill="efecf4" w:val="clear"/>
                <w:rtl w:val="0"/>
              </w:rPr>
              <w:t xml:space="preserve">9</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aa573c"/>
                <w:sz w:val="26"/>
                <w:szCs w:val="26"/>
                <w:shd w:fill="efecf4" w:val="clear"/>
                <w:rtl w:val="0"/>
              </w:rPr>
              <w:t xml:space="preserve">5</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aa573c"/>
                <w:sz w:val="26"/>
                <w:szCs w:val="26"/>
                <w:shd w:fill="efecf4" w:val="clear"/>
                <w:rtl w:val="0"/>
              </w:rPr>
              <w:t xml:space="preserve">1</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aa573c"/>
                <w:sz w:val="26"/>
                <w:szCs w:val="26"/>
                <w:shd w:fill="efecf4" w:val="clear"/>
                <w:rtl w:val="0"/>
              </w:rPr>
              <w:t xml:space="preserve">8</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aa573c"/>
                <w:sz w:val="26"/>
                <w:szCs w:val="26"/>
                <w:shd w:fill="efecf4" w:val="clear"/>
                <w:rtl w:val="0"/>
              </w:rPr>
              <w:t xml:space="preserve">4</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aa573c"/>
                <w:sz w:val="26"/>
                <w:szCs w:val="26"/>
                <w:shd w:fill="efecf4" w:val="clear"/>
                <w:rtl w:val="0"/>
              </w:rPr>
              <w:t xml:space="preserve">6</w:t>
            </w:r>
            <w:r w:rsidDel="00000000" w:rsidR="00000000" w:rsidRPr="00000000">
              <w:rPr>
                <w:rFonts w:ascii="Consolas" w:cs="Consolas" w:eastAsia="Consolas" w:hAnsi="Consolas"/>
                <w:color w:val="585260"/>
                <w:sz w:val="26"/>
                <w:szCs w:val="26"/>
                <w:shd w:fill="efecf4" w:val="clear"/>
                <w:rtl w:val="0"/>
              </w:rPr>
              <w:t xml:space="preserve">]</w:t>
              <w:br w:type="textWrapping"/>
              <w:t xml:space="preserve">x = </w:t>
            </w:r>
            <w:r w:rsidDel="00000000" w:rsidR="00000000" w:rsidRPr="00000000">
              <w:rPr>
                <w:rFonts w:ascii="Consolas" w:cs="Consolas" w:eastAsia="Consolas" w:hAnsi="Consolas"/>
                <w:color w:val="aa573c"/>
                <w:sz w:val="26"/>
                <w:szCs w:val="26"/>
                <w:shd w:fill="efecf4" w:val="clear"/>
                <w:rtl w:val="0"/>
              </w:rPr>
              <w:t xml:space="preserve">4</w:t>
            </w:r>
            <w:r w:rsidDel="00000000" w:rsidR="00000000" w:rsidRPr="00000000">
              <w:rPr>
                <w:rFonts w:ascii="Consolas" w:cs="Consolas" w:eastAsia="Consolas" w:hAnsi="Consolas"/>
                <w:color w:val="585260"/>
                <w:sz w:val="26"/>
                <w:szCs w:val="26"/>
                <w:shd w:fill="efecf4" w:val="clear"/>
                <w:rtl w:val="0"/>
              </w:rPr>
              <w:br w:type="textWrapping"/>
              <w:br w:type="textWrapping"/>
              <w:t xml:space="preserve">result = linearSearch(mylist, x)</w:t>
              <w:br w:type="textWrapping"/>
              <w:br w:type="textWrapping"/>
            </w:r>
            <w:r w:rsidDel="00000000" w:rsidR="00000000" w:rsidRPr="00000000">
              <w:rPr>
                <w:rFonts w:ascii="Consolas" w:cs="Consolas" w:eastAsia="Consolas" w:hAnsi="Consolas"/>
                <w:color w:val="955ae7"/>
                <w:sz w:val="26"/>
                <w:szCs w:val="26"/>
                <w:shd w:fill="efecf4" w:val="clear"/>
                <w:rtl w:val="0"/>
              </w:rPr>
              <w:t xml:space="preserve">if</w:t>
            </w:r>
            <w:r w:rsidDel="00000000" w:rsidR="00000000" w:rsidRPr="00000000">
              <w:rPr>
                <w:rFonts w:ascii="Consolas" w:cs="Consolas" w:eastAsia="Consolas" w:hAnsi="Consolas"/>
                <w:color w:val="585260"/>
                <w:sz w:val="26"/>
                <w:szCs w:val="26"/>
                <w:shd w:fill="efecf4" w:val="clear"/>
                <w:rtl w:val="0"/>
              </w:rPr>
              <w:t xml:space="preserve"> result != </w:t>
            </w:r>
            <w:r w:rsidDel="00000000" w:rsidR="00000000" w:rsidRPr="00000000">
              <w:rPr>
                <w:rFonts w:ascii="Consolas" w:cs="Consolas" w:eastAsia="Consolas" w:hAnsi="Consolas"/>
                <w:color w:val="aa573c"/>
                <w:sz w:val="26"/>
                <w:szCs w:val="26"/>
                <w:shd w:fill="efecf4" w:val="clear"/>
                <w:rtl w:val="0"/>
              </w:rPr>
              <w:t xml:space="preserve">-1</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print(</w:t>
            </w:r>
            <w:r w:rsidDel="00000000" w:rsidR="00000000" w:rsidRPr="00000000">
              <w:rPr>
                <w:rFonts w:ascii="Consolas" w:cs="Consolas" w:eastAsia="Consolas" w:hAnsi="Consolas"/>
                <w:color w:val="2a9292"/>
                <w:sz w:val="26"/>
                <w:szCs w:val="26"/>
                <w:shd w:fill="efecf4" w:val="clear"/>
                <w:rtl w:val="0"/>
              </w:rPr>
              <w:t xml:space="preserve">"Found at index"</w:t>
            </w:r>
            <w:r w:rsidDel="00000000" w:rsidR="00000000" w:rsidRPr="00000000">
              <w:rPr>
                <w:rFonts w:ascii="Consolas" w:cs="Consolas" w:eastAsia="Consolas" w:hAnsi="Consolas"/>
                <w:color w:val="585260"/>
                <w:sz w:val="26"/>
                <w:szCs w:val="26"/>
                <w:shd w:fill="efecf4" w:val="clear"/>
                <w:rtl w:val="0"/>
              </w:rPr>
              <w:t xml:space="preserve">, result)</w:t>
              <w:br w:type="textWrapping"/>
            </w:r>
            <w:r w:rsidDel="00000000" w:rsidR="00000000" w:rsidRPr="00000000">
              <w:rPr>
                <w:rFonts w:ascii="Consolas" w:cs="Consolas" w:eastAsia="Consolas" w:hAnsi="Consolas"/>
                <w:color w:val="955ae7"/>
                <w:sz w:val="26"/>
                <w:szCs w:val="26"/>
                <w:shd w:fill="efecf4" w:val="clear"/>
                <w:rtl w:val="0"/>
              </w:rPr>
              <w:t xml:space="preserve">else</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print(</w:t>
            </w:r>
            <w:r w:rsidDel="00000000" w:rsidR="00000000" w:rsidRPr="00000000">
              <w:rPr>
                <w:rFonts w:ascii="Consolas" w:cs="Consolas" w:eastAsia="Consolas" w:hAnsi="Consolas"/>
                <w:color w:val="2a9292"/>
                <w:sz w:val="26"/>
                <w:szCs w:val="26"/>
                <w:shd w:fill="efecf4" w:val="clear"/>
                <w:rtl w:val="0"/>
              </w:rPr>
              <w:t xml:space="preserve">"Not found"</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tl w:val="0"/>
              </w:rPr>
            </w:r>
          </w:p>
        </w:tc>
      </w:tr>
    </w:tbl>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Binary search again works based on Time complexity due ti linear nature of search refer to the graph on time complexity.</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18">
      <w:pPr>
        <w:pStyle w:val="Heading2"/>
        <w:widowControl w:val="0"/>
        <w:rPr/>
      </w:pPr>
      <w:bookmarkStart w:colFirst="0" w:colLast="0" w:name="_z1io6zl3mq80" w:id="3"/>
      <w:bookmarkEnd w:id="3"/>
      <w:r w:rsidDel="00000000" w:rsidR="00000000" w:rsidRPr="00000000">
        <w:rPr>
          <w:rtl w:val="0"/>
        </w:rPr>
        <w:t xml:space="preserve">Binary Search:</w:t>
      </w:r>
    </w:p>
    <w:p w:rsidR="00000000" w:rsidDel="00000000" w:rsidP="00000000" w:rsidRDefault="00000000" w:rsidRPr="00000000" w14:paraId="00000019">
      <w:pPr>
        <w:rPr>
          <w:sz w:val="26"/>
          <w:szCs w:val="26"/>
        </w:rPr>
      </w:pPr>
      <w:r w:rsidDel="00000000" w:rsidR="00000000" w:rsidRPr="00000000">
        <w:rPr>
          <w:rtl w:val="0"/>
        </w:rPr>
      </w:r>
    </w:p>
    <w:p w:rsidR="00000000" w:rsidDel="00000000" w:rsidP="00000000" w:rsidRDefault="00000000" w:rsidRPr="00000000" w14:paraId="0000001A">
      <w:pPr>
        <w:rPr>
          <w:sz w:val="26"/>
          <w:szCs w:val="26"/>
        </w:rPr>
      </w:pPr>
      <w:r w:rsidDel="00000000" w:rsidR="00000000" w:rsidRPr="00000000">
        <w:rPr>
          <w:sz w:val="26"/>
          <w:szCs w:val="26"/>
          <w:rtl w:val="0"/>
        </w:rPr>
        <w:t xml:space="preserve">The Binary Search algorithm searches through a </w:t>
      </w:r>
      <w:r w:rsidDel="00000000" w:rsidR="00000000" w:rsidRPr="00000000">
        <w:rPr>
          <w:b w:val="1"/>
          <w:sz w:val="26"/>
          <w:szCs w:val="26"/>
          <w:rtl w:val="0"/>
        </w:rPr>
        <w:t xml:space="preserve">sorted</w:t>
      </w:r>
      <w:r w:rsidDel="00000000" w:rsidR="00000000" w:rsidRPr="00000000">
        <w:rPr>
          <w:sz w:val="26"/>
          <w:szCs w:val="26"/>
          <w:rtl w:val="0"/>
        </w:rPr>
        <w:t xml:space="preserve"> array and returns the index of the value it searches for.</w:t>
      </w:r>
    </w:p>
    <w:p w:rsidR="00000000" w:rsidDel="00000000" w:rsidP="00000000" w:rsidRDefault="00000000" w:rsidRPr="00000000" w14:paraId="0000001B">
      <w:pPr>
        <w:rPr>
          <w:sz w:val="26"/>
          <w:szCs w:val="26"/>
        </w:rPr>
      </w:pPr>
      <w:r w:rsidDel="00000000" w:rsidR="00000000" w:rsidRPr="00000000">
        <w:rPr>
          <w:sz w:val="26"/>
          <w:szCs w:val="26"/>
          <w:rtl w:val="0"/>
        </w:rPr>
        <w:t xml:space="preserve">Binary Search is much faster than Linear Search, but requires a sorted array to work.</w:t>
      </w:r>
    </w:p>
    <w:p w:rsidR="00000000" w:rsidDel="00000000" w:rsidP="00000000" w:rsidRDefault="00000000" w:rsidRPr="00000000" w14:paraId="0000001C">
      <w:pPr>
        <w:rPr>
          <w:sz w:val="26"/>
          <w:szCs w:val="26"/>
        </w:rPr>
      </w:pPr>
      <w:r w:rsidDel="00000000" w:rsidR="00000000" w:rsidRPr="00000000">
        <w:rPr>
          <w:rtl w:val="0"/>
        </w:rPr>
      </w:r>
    </w:p>
    <w:p w:rsidR="00000000" w:rsidDel="00000000" w:rsidP="00000000" w:rsidRDefault="00000000" w:rsidRPr="00000000" w14:paraId="0000001D">
      <w:pPr>
        <w:spacing w:after="240" w:before="240" w:lineRule="auto"/>
        <w:rPr>
          <w:b w:val="1"/>
          <w:sz w:val="26"/>
          <w:szCs w:val="26"/>
        </w:rPr>
      </w:pPr>
      <w:r w:rsidDel="00000000" w:rsidR="00000000" w:rsidRPr="00000000">
        <w:rPr>
          <w:b w:val="1"/>
          <w:sz w:val="26"/>
          <w:szCs w:val="26"/>
          <w:rtl w:val="0"/>
        </w:rPr>
        <w:t xml:space="preserve">How it works:</w:t>
      </w:r>
    </w:p>
    <w:p w:rsidR="00000000" w:rsidDel="00000000" w:rsidP="00000000" w:rsidRDefault="00000000" w:rsidRPr="00000000" w14:paraId="0000001E">
      <w:pPr>
        <w:numPr>
          <w:ilvl w:val="0"/>
          <w:numId w:val="12"/>
        </w:numPr>
        <w:spacing w:after="0" w:afterAutospacing="0" w:before="240" w:lineRule="auto"/>
        <w:ind w:left="720" w:hanging="360"/>
        <w:rPr>
          <w:sz w:val="26"/>
          <w:szCs w:val="26"/>
        </w:rPr>
      </w:pPr>
      <w:r w:rsidDel="00000000" w:rsidR="00000000" w:rsidRPr="00000000">
        <w:rPr>
          <w:sz w:val="26"/>
          <w:szCs w:val="26"/>
          <w:rtl w:val="0"/>
        </w:rPr>
        <w:t xml:space="preserve">Check the value in the center of the array.</w:t>
      </w:r>
    </w:p>
    <w:p w:rsidR="00000000" w:rsidDel="00000000" w:rsidP="00000000" w:rsidRDefault="00000000" w:rsidRPr="00000000" w14:paraId="0000001F">
      <w:pPr>
        <w:numPr>
          <w:ilvl w:val="0"/>
          <w:numId w:val="12"/>
        </w:numPr>
        <w:spacing w:after="0" w:afterAutospacing="0" w:before="0" w:beforeAutospacing="0" w:lineRule="auto"/>
        <w:ind w:left="720" w:hanging="360"/>
        <w:rPr>
          <w:sz w:val="26"/>
          <w:szCs w:val="26"/>
        </w:rPr>
      </w:pPr>
      <w:r w:rsidDel="00000000" w:rsidR="00000000" w:rsidRPr="00000000">
        <w:rPr>
          <w:sz w:val="26"/>
          <w:szCs w:val="26"/>
          <w:rtl w:val="0"/>
        </w:rPr>
        <w:t xml:space="preserve">If the target value is lower, search the left half of the array. If the target value is higher, search the right half.</w:t>
      </w:r>
    </w:p>
    <w:p w:rsidR="00000000" w:rsidDel="00000000" w:rsidP="00000000" w:rsidRDefault="00000000" w:rsidRPr="00000000" w14:paraId="00000020">
      <w:pPr>
        <w:numPr>
          <w:ilvl w:val="0"/>
          <w:numId w:val="12"/>
        </w:numPr>
        <w:spacing w:after="0" w:afterAutospacing="0" w:before="0" w:beforeAutospacing="0" w:lineRule="auto"/>
        <w:ind w:left="720" w:hanging="360"/>
        <w:rPr>
          <w:sz w:val="26"/>
          <w:szCs w:val="26"/>
        </w:rPr>
      </w:pPr>
      <w:r w:rsidDel="00000000" w:rsidR="00000000" w:rsidRPr="00000000">
        <w:rPr>
          <w:sz w:val="26"/>
          <w:szCs w:val="26"/>
          <w:rtl w:val="0"/>
        </w:rPr>
        <w:t xml:space="preserve">Continue step 1 and 2 for the new reduced part of the array until the target value is found or until the search area is empty.</w:t>
      </w:r>
    </w:p>
    <w:p w:rsidR="00000000" w:rsidDel="00000000" w:rsidP="00000000" w:rsidRDefault="00000000" w:rsidRPr="00000000" w14:paraId="00000021">
      <w:pPr>
        <w:numPr>
          <w:ilvl w:val="0"/>
          <w:numId w:val="12"/>
        </w:numPr>
        <w:spacing w:after="240" w:before="0" w:beforeAutospacing="0" w:lineRule="auto"/>
        <w:ind w:left="720" w:hanging="360"/>
        <w:rPr>
          <w:sz w:val="26"/>
          <w:szCs w:val="26"/>
        </w:rPr>
      </w:pPr>
      <w:r w:rsidDel="00000000" w:rsidR="00000000" w:rsidRPr="00000000">
        <w:rPr>
          <w:sz w:val="26"/>
          <w:szCs w:val="26"/>
          <w:rtl w:val="0"/>
        </w:rPr>
        <w:t xml:space="preserve">If the value is found, return the target value index. If the target value is not found, return -1.</w:t>
      </w:r>
    </w:p>
    <w:p w:rsidR="00000000" w:rsidDel="00000000" w:rsidP="00000000" w:rsidRDefault="00000000" w:rsidRPr="00000000" w14:paraId="00000022">
      <w:pPr>
        <w:spacing w:after="240" w:lineRule="auto"/>
        <w:rPr>
          <w:sz w:val="26"/>
          <w:szCs w:val="26"/>
        </w:rPr>
      </w:pPr>
      <w:r w:rsidDel="00000000" w:rsidR="00000000" w:rsidRPr="00000000">
        <w:rPr>
          <w:sz w:val="26"/>
          <w:szCs w:val="26"/>
          <w:rtl w:val="0"/>
        </w:rPr>
        <w:t xml:space="preserve">Let's try to understand how </w:t>
      </w:r>
      <w:r w:rsidDel="00000000" w:rsidR="00000000" w:rsidRPr="00000000">
        <w:rPr>
          <w:b w:val="1"/>
          <w:sz w:val="26"/>
          <w:szCs w:val="26"/>
          <w:rtl w:val="0"/>
        </w:rPr>
        <w:t xml:space="preserve">Binary Search</w:t>
      </w:r>
      <w:r w:rsidDel="00000000" w:rsidR="00000000" w:rsidRPr="00000000">
        <w:rPr>
          <w:sz w:val="26"/>
          <w:szCs w:val="26"/>
          <w:rtl w:val="0"/>
        </w:rPr>
        <w:t xml:space="preserve"> works by doing it manually before implementing it in Python.</w:t>
        <w:br w:type="textWrapping"/>
        <w:t xml:space="preserve"> We will search for the value </w:t>
      </w:r>
      <w:r w:rsidDel="00000000" w:rsidR="00000000" w:rsidRPr="00000000">
        <w:rPr>
          <w:b w:val="1"/>
          <w:sz w:val="26"/>
          <w:szCs w:val="26"/>
          <w:rtl w:val="0"/>
        </w:rPr>
        <w:t xml:space="preserve">11</w:t>
      </w:r>
      <w:r w:rsidDel="00000000" w:rsidR="00000000" w:rsidRPr="00000000">
        <w:rPr>
          <w:sz w:val="26"/>
          <w:szCs w:val="26"/>
          <w:rtl w:val="0"/>
        </w:rPr>
        <w:t xml:space="preserve"> in the following sorted array:</w:t>
      </w:r>
    </w:p>
    <w:p w:rsidR="00000000" w:rsidDel="00000000" w:rsidP="00000000" w:rsidRDefault="00000000" w:rsidRPr="00000000" w14:paraId="00000023">
      <w:pPr>
        <w:rPr>
          <w:sz w:val="26"/>
          <w:szCs w:val="26"/>
        </w:rPr>
      </w:pPr>
      <w:r w:rsidDel="00000000" w:rsidR="00000000" w:rsidRPr="00000000">
        <w:rPr>
          <w:rtl w:val="0"/>
        </w:rPr>
      </w:r>
    </w:p>
    <w:p w:rsidR="00000000" w:rsidDel="00000000" w:rsidP="00000000" w:rsidRDefault="00000000" w:rsidRPr="00000000" w14:paraId="00000024">
      <w:pPr>
        <w:rPr>
          <w:sz w:val="26"/>
          <w:szCs w:val="26"/>
        </w:rPr>
      </w:pPr>
      <w:r w:rsidDel="00000000" w:rsidR="00000000" w:rsidRPr="00000000">
        <w:rPr>
          <w:rtl w:val="0"/>
        </w:rPr>
      </w:r>
    </w:p>
    <w:p w:rsidR="00000000" w:rsidDel="00000000" w:rsidP="00000000" w:rsidRDefault="00000000" w:rsidRPr="00000000" w14:paraId="00000025">
      <w:pPr>
        <w:rPr>
          <w:sz w:val="26"/>
          <w:szCs w:val="26"/>
        </w:rPr>
      </w:pPr>
      <w:r w:rsidDel="00000000" w:rsidR="00000000" w:rsidRPr="00000000">
        <w:rPr>
          <w:b w:val="1"/>
          <w:sz w:val="28"/>
          <w:szCs w:val="28"/>
          <w:rtl w:val="0"/>
        </w:rPr>
        <w:t xml:space="preserve">Manual Run Thru:</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spacing w:after="240" w:before="240" w:lineRule="auto"/>
        <w:rPr>
          <w:rFonts w:ascii="Roboto Mono" w:cs="Roboto Mono" w:eastAsia="Roboto Mono" w:hAnsi="Roboto Mono"/>
          <w:color w:val="188038"/>
          <w:sz w:val="26"/>
          <w:szCs w:val="26"/>
        </w:rPr>
      </w:pPr>
      <w:r w:rsidDel="00000000" w:rsidR="00000000" w:rsidRPr="00000000">
        <w:rPr>
          <w:b w:val="1"/>
          <w:sz w:val="26"/>
          <w:szCs w:val="26"/>
          <w:rtl w:val="0"/>
        </w:rPr>
        <w:t xml:space="preserve">Step 1: Start with the array</w:t>
        <w:br w:type="textWrapping"/>
      </w:r>
      <w:r w:rsidDel="00000000" w:rsidR="00000000" w:rsidRPr="00000000">
        <w:rPr>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[ 2, 3, 7, 7, 11, 15, 25 ]</w:t>
      </w:r>
    </w:p>
    <w:p w:rsidR="00000000" w:rsidDel="00000000" w:rsidP="00000000" w:rsidRDefault="00000000" w:rsidRPr="00000000" w14:paraId="00000027">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spacing w:after="240" w:before="240" w:lineRule="auto"/>
        <w:rPr>
          <w:b w:val="1"/>
          <w:sz w:val="26"/>
          <w:szCs w:val="26"/>
        </w:rPr>
      </w:pPr>
      <w:r w:rsidDel="00000000" w:rsidR="00000000" w:rsidRPr="00000000">
        <w:rPr>
          <w:b w:val="1"/>
          <w:sz w:val="26"/>
          <w:szCs w:val="26"/>
          <w:rtl w:val="0"/>
        </w:rPr>
        <w:t xml:space="preserve">Step 2: Check the middle value</w:t>
      </w:r>
    </w:p>
    <w:p w:rsidR="00000000" w:rsidDel="00000000" w:rsidP="00000000" w:rsidRDefault="00000000" w:rsidRPr="00000000" w14:paraId="00000029">
      <w:pPr>
        <w:numPr>
          <w:ilvl w:val="0"/>
          <w:numId w:val="16"/>
        </w:numPr>
        <w:spacing w:after="0" w:afterAutospacing="0" w:before="240" w:lineRule="auto"/>
        <w:ind w:left="720" w:hanging="360"/>
        <w:rPr>
          <w:sz w:val="26"/>
          <w:szCs w:val="26"/>
        </w:rPr>
      </w:pPr>
      <w:r w:rsidDel="00000000" w:rsidR="00000000" w:rsidRPr="00000000">
        <w:rPr>
          <w:sz w:val="26"/>
          <w:szCs w:val="26"/>
          <w:rtl w:val="0"/>
        </w:rPr>
        <w:t xml:space="preserve">Middle index: </w:t>
      </w:r>
      <w:r w:rsidDel="00000000" w:rsidR="00000000" w:rsidRPr="00000000">
        <w:rPr>
          <w:b w:val="1"/>
          <w:sz w:val="26"/>
          <w:szCs w:val="26"/>
          <w:rtl w:val="0"/>
        </w:rPr>
        <w:t xml:space="preserve">3</w:t>
        <w:br w:type="textWrapping"/>
      </w:r>
    </w:p>
    <w:p w:rsidR="00000000" w:rsidDel="00000000" w:rsidP="00000000" w:rsidRDefault="00000000" w:rsidRPr="00000000" w14:paraId="0000002A">
      <w:pPr>
        <w:numPr>
          <w:ilvl w:val="0"/>
          <w:numId w:val="16"/>
        </w:numPr>
        <w:spacing w:after="240" w:before="0" w:beforeAutospacing="0" w:lineRule="auto"/>
        <w:ind w:left="720" w:hanging="360"/>
        <w:rPr>
          <w:sz w:val="26"/>
          <w:szCs w:val="26"/>
        </w:rPr>
      </w:pPr>
      <w:r w:rsidDel="00000000" w:rsidR="00000000" w:rsidRPr="00000000">
        <w:rPr>
          <w:sz w:val="26"/>
          <w:szCs w:val="26"/>
          <w:rtl w:val="0"/>
        </w:rPr>
        <w:t xml:space="preserve">Value at index 3: </w:t>
      </w:r>
      <w:r w:rsidDel="00000000" w:rsidR="00000000" w:rsidRPr="00000000">
        <w:rPr>
          <w:b w:val="1"/>
          <w:sz w:val="26"/>
          <w:szCs w:val="26"/>
          <w:rtl w:val="0"/>
        </w:rPr>
        <w:t xml:space="preserve">7</w:t>
        <w:br w:type="textWrapping"/>
      </w:r>
    </w:p>
    <w:p w:rsidR="00000000" w:rsidDel="00000000" w:rsidP="00000000" w:rsidRDefault="00000000" w:rsidRPr="00000000" w14:paraId="0000002B">
      <w:pPr>
        <w:spacing w:after="240" w:before="240" w:lineRule="auto"/>
        <w:rPr>
          <w:sz w:val="26"/>
          <w:szCs w:val="26"/>
        </w:rPr>
      </w:pPr>
      <w:r w:rsidDel="00000000" w:rsidR="00000000" w:rsidRPr="00000000">
        <w:rPr>
          <w:sz w:val="26"/>
          <w:szCs w:val="26"/>
          <w:rtl w:val="0"/>
        </w:rPr>
        <w:t xml:space="preserve">Is </w:t>
      </w:r>
      <w:r w:rsidDel="00000000" w:rsidR="00000000" w:rsidRPr="00000000">
        <w:rPr>
          <w:b w:val="1"/>
          <w:sz w:val="26"/>
          <w:szCs w:val="26"/>
          <w:rtl w:val="0"/>
        </w:rPr>
        <w:t xml:space="preserve">7 == 11</w:t>
      </w:r>
      <w:r w:rsidDel="00000000" w:rsidR="00000000" w:rsidRPr="00000000">
        <w:rPr>
          <w:rFonts w:ascii="Arial Unicode MS" w:cs="Arial Unicode MS" w:eastAsia="Arial Unicode MS" w:hAnsi="Arial Unicode MS"/>
          <w:sz w:val="26"/>
          <w:szCs w:val="26"/>
          <w:rtl w:val="0"/>
        </w:rPr>
        <w:t xml:space="preserve">?</w:t>
        <w:br w:type="textWrapping"/>
        <w:t xml:space="preserve"> → </w:t>
      </w:r>
      <w:r w:rsidDel="00000000" w:rsidR="00000000" w:rsidRPr="00000000">
        <w:rPr>
          <w:b w:val="1"/>
          <w:sz w:val="26"/>
          <w:szCs w:val="26"/>
          <w:rtl w:val="0"/>
        </w:rPr>
        <w:t xml:space="preserve">No</w:t>
      </w:r>
      <w:r w:rsidDel="00000000" w:rsidR="00000000" w:rsidRPr="00000000">
        <w:rPr>
          <w:sz w:val="26"/>
          <w:szCs w:val="26"/>
          <w:rtl w:val="0"/>
        </w:rPr>
        <w:t xml:space="preserve"> — Since 7 is less than 11, search the </w:t>
      </w:r>
      <w:r w:rsidDel="00000000" w:rsidR="00000000" w:rsidRPr="00000000">
        <w:rPr>
          <w:b w:val="1"/>
          <w:sz w:val="26"/>
          <w:szCs w:val="26"/>
          <w:rtl w:val="0"/>
        </w:rPr>
        <w:t xml:space="preserve">right half</w:t>
      </w:r>
      <w:r w:rsidDel="00000000" w:rsidR="00000000" w:rsidRPr="00000000">
        <w:rPr>
          <w:sz w:val="26"/>
          <w:szCs w:val="26"/>
          <w:rtl w:val="0"/>
        </w:rPr>
        <w:t xml:space="preserve"> of the array.</w:t>
      </w:r>
    </w:p>
    <w:p w:rsidR="00000000" w:rsidDel="00000000" w:rsidP="00000000" w:rsidRDefault="00000000" w:rsidRPr="00000000" w14:paraId="0000002C">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spacing w:after="240" w:before="240" w:lineRule="auto"/>
        <w:rPr>
          <w:b w:val="1"/>
          <w:sz w:val="26"/>
          <w:szCs w:val="26"/>
        </w:rPr>
      </w:pPr>
      <w:r w:rsidDel="00000000" w:rsidR="00000000" w:rsidRPr="00000000">
        <w:rPr>
          <w:b w:val="1"/>
          <w:sz w:val="26"/>
          <w:szCs w:val="26"/>
          <w:rtl w:val="0"/>
        </w:rPr>
        <w:t xml:space="preserve">Step 3: Search the right half</w:t>
      </w:r>
    </w:p>
    <w:p w:rsidR="00000000" w:rsidDel="00000000" w:rsidP="00000000" w:rsidRDefault="00000000" w:rsidRPr="00000000" w14:paraId="0000002E">
      <w:pPr>
        <w:numPr>
          <w:ilvl w:val="0"/>
          <w:numId w:val="7"/>
        </w:numPr>
        <w:spacing w:after="0" w:afterAutospacing="0" w:before="240" w:lineRule="auto"/>
        <w:ind w:left="720" w:hanging="360"/>
        <w:rPr>
          <w:sz w:val="26"/>
          <w:szCs w:val="26"/>
        </w:rPr>
      </w:pPr>
      <w:r w:rsidDel="00000000" w:rsidR="00000000" w:rsidRPr="00000000">
        <w:rPr>
          <w:sz w:val="26"/>
          <w:szCs w:val="26"/>
          <w:rtl w:val="0"/>
        </w:rPr>
        <w:t xml:space="preserve">Right half: </w:t>
      </w:r>
      <w:r w:rsidDel="00000000" w:rsidR="00000000" w:rsidRPr="00000000">
        <w:rPr>
          <w:rFonts w:ascii="Roboto Mono" w:cs="Roboto Mono" w:eastAsia="Roboto Mono" w:hAnsi="Roboto Mono"/>
          <w:color w:val="188038"/>
          <w:sz w:val="26"/>
          <w:szCs w:val="26"/>
          <w:rtl w:val="0"/>
        </w:rPr>
        <w:t xml:space="preserve">[ 11, 15, 25 ]</w:t>
        <w:br w:type="textWrapping"/>
      </w:r>
    </w:p>
    <w:p w:rsidR="00000000" w:rsidDel="00000000" w:rsidP="00000000" w:rsidRDefault="00000000" w:rsidRPr="00000000" w14:paraId="0000002F">
      <w:pPr>
        <w:numPr>
          <w:ilvl w:val="0"/>
          <w:numId w:val="7"/>
        </w:numPr>
        <w:spacing w:after="0" w:afterAutospacing="0" w:before="0" w:beforeAutospacing="0" w:lineRule="auto"/>
        <w:ind w:left="720" w:hanging="360"/>
        <w:rPr>
          <w:sz w:val="26"/>
          <w:szCs w:val="26"/>
        </w:rPr>
      </w:pPr>
      <w:r w:rsidDel="00000000" w:rsidR="00000000" w:rsidRPr="00000000">
        <w:rPr>
          <w:sz w:val="26"/>
          <w:szCs w:val="26"/>
          <w:rtl w:val="0"/>
        </w:rPr>
        <w:t xml:space="preserve">Middle index (of this segment): </w:t>
      </w:r>
      <w:r w:rsidDel="00000000" w:rsidR="00000000" w:rsidRPr="00000000">
        <w:rPr>
          <w:b w:val="1"/>
          <w:sz w:val="26"/>
          <w:szCs w:val="26"/>
          <w:rtl w:val="0"/>
        </w:rPr>
        <w:t xml:space="preserve">5</w:t>
        <w:br w:type="textWrapping"/>
      </w:r>
    </w:p>
    <w:p w:rsidR="00000000" w:rsidDel="00000000" w:rsidP="00000000" w:rsidRDefault="00000000" w:rsidRPr="00000000" w14:paraId="00000030">
      <w:pPr>
        <w:numPr>
          <w:ilvl w:val="0"/>
          <w:numId w:val="7"/>
        </w:numPr>
        <w:spacing w:after="240" w:before="0" w:beforeAutospacing="0" w:lineRule="auto"/>
        <w:ind w:left="720" w:hanging="360"/>
        <w:rPr>
          <w:sz w:val="26"/>
          <w:szCs w:val="26"/>
        </w:rPr>
      </w:pPr>
      <w:r w:rsidDel="00000000" w:rsidR="00000000" w:rsidRPr="00000000">
        <w:rPr>
          <w:sz w:val="26"/>
          <w:szCs w:val="26"/>
          <w:rtl w:val="0"/>
        </w:rPr>
        <w:t xml:space="preserve">Value at index 5: </w:t>
      </w:r>
      <w:r w:rsidDel="00000000" w:rsidR="00000000" w:rsidRPr="00000000">
        <w:rPr>
          <w:b w:val="1"/>
          <w:sz w:val="26"/>
          <w:szCs w:val="26"/>
          <w:rtl w:val="0"/>
        </w:rPr>
        <w:t xml:space="preserve">15</w:t>
        <w:br w:type="textWrapping"/>
      </w:r>
    </w:p>
    <w:p w:rsidR="00000000" w:rsidDel="00000000" w:rsidP="00000000" w:rsidRDefault="00000000" w:rsidRPr="00000000" w14:paraId="00000031">
      <w:pPr>
        <w:spacing w:after="240" w:before="240" w:lineRule="auto"/>
        <w:rPr>
          <w:sz w:val="26"/>
          <w:szCs w:val="26"/>
        </w:rPr>
      </w:pPr>
      <w:r w:rsidDel="00000000" w:rsidR="00000000" w:rsidRPr="00000000">
        <w:rPr>
          <w:sz w:val="26"/>
          <w:szCs w:val="26"/>
          <w:rtl w:val="0"/>
        </w:rPr>
        <w:t xml:space="preserve">Is </w:t>
      </w:r>
      <w:r w:rsidDel="00000000" w:rsidR="00000000" w:rsidRPr="00000000">
        <w:rPr>
          <w:b w:val="1"/>
          <w:sz w:val="26"/>
          <w:szCs w:val="26"/>
          <w:rtl w:val="0"/>
        </w:rPr>
        <w:t xml:space="preserve">15 == 11</w:t>
      </w:r>
      <w:r w:rsidDel="00000000" w:rsidR="00000000" w:rsidRPr="00000000">
        <w:rPr>
          <w:rFonts w:ascii="Arial Unicode MS" w:cs="Arial Unicode MS" w:eastAsia="Arial Unicode MS" w:hAnsi="Arial Unicode MS"/>
          <w:sz w:val="26"/>
          <w:szCs w:val="26"/>
          <w:rtl w:val="0"/>
        </w:rPr>
        <w:t xml:space="preserve">?</w:t>
        <w:br w:type="textWrapping"/>
        <w:t xml:space="preserve"> → </w:t>
      </w:r>
      <w:r w:rsidDel="00000000" w:rsidR="00000000" w:rsidRPr="00000000">
        <w:rPr>
          <w:b w:val="1"/>
          <w:sz w:val="26"/>
          <w:szCs w:val="26"/>
          <w:rtl w:val="0"/>
        </w:rPr>
        <w:t xml:space="preserve">No</w:t>
      </w:r>
      <w:r w:rsidDel="00000000" w:rsidR="00000000" w:rsidRPr="00000000">
        <w:rPr>
          <w:sz w:val="26"/>
          <w:szCs w:val="26"/>
          <w:rtl w:val="0"/>
        </w:rPr>
        <w:t xml:space="preserve"> — Since 15 is greater than 11, search the </w:t>
      </w:r>
      <w:r w:rsidDel="00000000" w:rsidR="00000000" w:rsidRPr="00000000">
        <w:rPr>
          <w:b w:val="1"/>
          <w:sz w:val="26"/>
          <w:szCs w:val="26"/>
          <w:rtl w:val="0"/>
        </w:rPr>
        <w:t xml:space="preserve">left side</w:t>
      </w:r>
      <w:r w:rsidDel="00000000" w:rsidR="00000000" w:rsidRPr="00000000">
        <w:rPr>
          <w:sz w:val="26"/>
          <w:szCs w:val="26"/>
          <w:rtl w:val="0"/>
        </w:rPr>
        <w:t xml:space="preserve"> of this segment.</w:t>
      </w:r>
    </w:p>
    <w:p w:rsidR="00000000" w:rsidDel="00000000" w:rsidP="00000000" w:rsidRDefault="00000000" w:rsidRPr="00000000" w14:paraId="00000032">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spacing w:after="240" w:before="240" w:lineRule="auto"/>
        <w:rPr>
          <w:b w:val="1"/>
          <w:sz w:val="26"/>
          <w:szCs w:val="26"/>
        </w:rPr>
      </w:pPr>
      <w:r w:rsidDel="00000000" w:rsidR="00000000" w:rsidRPr="00000000">
        <w:rPr>
          <w:b w:val="1"/>
          <w:sz w:val="26"/>
          <w:szCs w:val="26"/>
          <w:rtl w:val="0"/>
        </w:rPr>
        <w:t xml:space="preserve">Step 4: Search the left of index 5</w:t>
      </w:r>
    </w:p>
    <w:p w:rsidR="00000000" w:rsidDel="00000000" w:rsidP="00000000" w:rsidRDefault="00000000" w:rsidRPr="00000000" w14:paraId="00000034">
      <w:pPr>
        <w:numPr>
          <w:ilvl w:val="0"/>
          <w:numId w:val="6"/>
        </w:numPr>
        <w:spacing w:after="0" w:afterAutospacing="0" w:before="240" w:lineRule="auto"/>
        <w:ind w:left="720" w:hanging="360"/>
        <w:rPr>
          <w:sz w:val="26"/>
          <w:szCs w:val="26"/>
        </w:rPr>
      </w:pPr>
      <w:r w:rsidDel="00000000" w:rsidR="00000000" w:rsidRPr="00000000">
        <w:rPr>
          <w:sz w:val="26"/>
          <w:szCs w:val="26"/>
          <w:rtl w:val="0"/>
        </w:rPr>
        <w:t xml:space="preserve">Only remaining index: </w:t>
      </w:r>
      <w:r w:rsidDel="00000000" w:rsidR="00000000" w:rsidRPr="00000000">
        <w:rPr>
          <w:b w:val="1"/>
          <w:sz w:val="26"/>
          <w:szCs w:val="26"/>
          <w:rtl w:val="0"/>
        </w:rPr>
        <w:t xml:space="preserve">4</w:t>
        <w:br w:type="textWrapping"/>
      </w:r>
    </w:p>
    <w:p w:rsidR="00000000" w:rsidDel="00000000" w:rsidP="00000000" w:rsidRDefault="00000000" w:rsidRPr="00000000" w14:paraId="00000035">
      <w:pPr>
        <w:numPr>
          <w:ilvl w:val="0"/>
          <w:numId w:val="6"/>
        </w:numPr>
        <w:spacing w:after="240" w:before="0" w:beforeAutospacing="0" w:lineRule="auto"/>
        <w:ind w:left="720" w:hanging="360"/>
        <w:rPr>
          <w:sz w:val="26"/>
          <w:szCs w:val="26"/>
        </w:rPr>
      </w:pPr>
      <w:r w:rsidDel="00000000" w:rsidR="00000000" w:rsidRPr="00000000">
        <w:rPr>
          <w:sz w:val="26"/>
          <w:szCs w:val="26"/>
          <w:rtl w:val="0"/>
        </w:rPr>
        <w:t xml:space="preserve">Value at index 4: </w:t>
      </w:r>
      <w:r w:rsidDel="00000000" w:rsidR="00000000" w:rsidRPr="00000000">
        <w:rPr>
          <w:b w:val="1"/>
          <w:sz w:val="26"/>
          <w:szCs w:val="26"/>
          <w:rtl w:val="0"/>
        </w:rPr>
        <w:t xml:space="preserve">11</w:t>
        <w:br w:type="textWrapping"/>
      </w:r>
    </w:p>
    <w:p w:rsidR="00000000" w:rsidDel="00000000" w:rsidP="00000000" w:rsidRDefault="00000000" w:rsidRPr="00000000" w14:paraId="00000036">
      <w:pPr>
        <w:spacing w:after="240" w:before="240" w:lineRule="auto"/>
        <w:rPr>
          <w:b w:val="1"/>
          <w:sz w:val="26"/>
          <w:szCs w:val="26"/>
        </w:rPr>
      </w:pPr>
      <w:r w:rsidDel="00000000" w:rsidR="00000000" w:rsidRPr="00000000">
        <w:rPr>
          <w:rFonts w:ascii="Arial Unicode MS" w:cs="Arial Unicode MS" w:eastAsia="Arial Unicode MS" w:hAnsi="Arial Unicode MS"/>
          <w:b w:val="1"/>
          <w:sz w:val="26"/>
          <w:szCs w:val="26"/>
          <w:rtl w:val="0"/>
        </w:rPr>
        <w:t xml:space="preserve">Found it! ✅</w:t>
      </w:r>
    </w:p>
    <w:p w:rsidR="00000000" w:rsidDel="00000000" w:rsidP="00000000" w:rsidRDefault="00000000" w:rsidRPr="00000000" w14:paraId="00000037">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spacing w:after="240" w:before="240" w:lineRule="auto"/>
        <w:rPr>
          <w:b w:val="1"/>
          <w:sz w:val="26"/>
          <w:szCs w:val="26"/>
        </w:rPr>
      </w:pPr>
      <w:r w:rsidDel="00000000" w:rsidR="00000000" w:rsidRPr="00000000">
        <w:rPr>
          <w:rFonts w:ascii="Arial Unicode MS" w:cs="Arial Unicode MS" w:eastAsia="Arial Unicode MS" w:hAnsi="Arial Unicode MS"/>
          <w:b w:val="1"/>
          <w:sz w:val="26"/>
          <w:szCs w:val="26"/>
          <w:rtl w:val="0"/>
        </w:rPr>
        <w:t xml:space="preserve">✅ Result:</w:t>
      </w:r>
    </w:p>
    <w:p w:rsidR="00000000" w:rsidDel="00000000" w:rsidP="00000000" w:rsidRDefault="00000000" w:rsidRPr="00000000" w14:paraId="00000039">
      <w:pPr>
        <w:numPr>
          <w:ilvl w:val="0"/>
          <w:numId w:val="4"/>
        </w:numPr>
        <w:spacing w:after="0" w:afterAutospacing="0" w:before="240" w:lineRule="auto"/>
        <w:ind w:left="720" w:hanging="360"/>
        <w:rPr>
          <w:sz w:val="26"/>
          <w:szCs w:val="26"/>
        </w:rPr>
      </w:pPr>
      <w:r w:rsidDel="00000000" w:rsidR="00000000" w:rsidRPr="00000000">
        <w:rPr>
          <w:b w:val="1"/>
          <w:sz w:val="26"/>
          <w:szCs w:val="26"/>
          <w:rtl w:val="0"/>
        </w:rPr>
        <w:t xml:space="preserve">Value found:</w:t>
      </w:r>
      <w:r w:rsidDel="00000000" w:rsidR="00000000" w:rsidRPr="00000000">
        <w:rPr>
          <w:sz w:val="26"/>
          <w:szCs w:val="26"/>
          <w:rtl w:val="0"/>
        </w:rPr>
        <w:t xml:space="preserve"> 11</w:t>
        <w:br w:type="textWrapping"/>
      </w:r>
    </w:p>
    <w:p w:rsidR="00000000" w:rsidDel="00000000" w:rsidP="00000000" w:rsidRDefault="00000000" w:rsidRPr="00000000" w14:paraId="0000003A">
      <w:pPr>
        <w:numPr>
          <w:ilvl w:val="0"/>
          <w:numId w:val="4"/>
        </w:numPr>
        <w:spacing w:after="240" w:before="0" w:beforeAutospacing="0" w:lineRule="auto"/>
        <w:ind w:left="720" w:hanging="360"/>
        <w:rPr>
          <w:sz w:val="26"/>
          <w:szCs w:val="26"/>
        </w:rPr>
      </w:pPr>
      <w:r w:rsidDel="00000000" w:rsidR="00000000" w:rsidRPr="00000000">
        <w:rPr>
          <w:b w:val="1"/>
          <w:sz w:val="26"/>
          <w:szCs w:val="26"/>
          <w:rtl w:val="0"/>
        </w:rPr>
        <w:t xml:space="preserve">Index position:</w:t>
      </w:r>
      <w:r w:rsidDel="00000000" w:rsidR="00000000" w:rsidRPr="00000000">
        <w:rPr>
          <w:sz w:val="26"/>
          <w:szCs w:val="26"/>
          <w:rtl w:val="0"/>
        </w:rPr>
        <w:t xml:space="preserve"> 4</w:t>
        <w:br w:type="textWrapping"/>
      </w:r>
    </w:p>
    <w:p w:rsidR="00000000" w:rsidDel="00000000" w:rsidP="00000000" w:rsidRDefault="00000000" w:rsidRPr="00000000" w14:paraId="0000003B">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spacing w:after="240" w:before="240" w:lineRule="auto"/>
        <w:rPr>
          <w:b w:val="1"/>
          <w:sz w:val="26"/>
          <w:szCs w:val="26"/>
        </w:rPr>
      </w:pPr>
      <w:r w:rsidDel="00000000" w:rsidR="00000000" w:rsidRPr="00000000">
        <w:rPr>
          <w:b w:val="1"/>
          <w:sz w:val="26"/>
          <w:szCs w:val="26"/>
          <w:rtl w:val="0"/>
        </w:rPr>
        <w:t xml:space="preserve">🏁 Binary Search Completed</w:t>
      </w:r>
    </w:p>
    <w:p w:rsidR="00000000" w:rsidDel="00000000" w:rsidP="00000000" w:rsidRDefault="00000000" w:rsidRPr="00000000" w14:paraId="0000003D">
      <w:pPr>
        <w:pStyle w:val="Heading2"/>
        <w:keepNext w:val="0"/>
        <w:keepLines w:val="0"/>
        <w:spacing w:after="80" w:lineRule="auto"/>
        <w:rPr>
          <w:b w:val="1"/>
          <w:sz w:val="34"/>
          <w:szCs w:val="34"/>
        </w:rPr>
      </w:pPr>
      <w:bookmarkStart w:colFirst="0" w:colLast="0" w:name="_bet7s5it0s48" w:id="4"/>
      <w:bookmarkEnd w:id="4"/>
      <w:r w:rsidDel="00000000" w:rsidR="00000000" w:rsidRPr="00000000">
        <w:rPr>
          <w:b w:val="1"/>
          <w:sz w:val="34"/>
          <w:szCs w:val="34"/>
          <w:rtl w:val="0"/>
        </w:rPr>
        <w:t xml:space="preserve">Implementing Binary Search in Python</w:t>
      </w:r>
    </w:p>
    <w:p w:rsidR="00000000" w:rsidDel="00000000" w:rsidP="00000000" w:rsidRDefault="00000000" w:rsidRPr="00000000" w14:paraId="0000003E">
      <w:pPr>
        <w:spacing w:after="240" w:before="240" w:lineRule="auto"/>
        <w:rPr>
          <w:sz w:val="26"/>
          <w:szCs w:val="26"/>
        </w:rPr>
      </w:pPr>
      <w:r w:rsidDel="00000000" w:rsidR="00000000" w:rsidRPr="00000000">
        <w:rPr>
          <w:sz w:val="26"/>
          <w:szCs w:val="26"/>
          <w:rtl w:val="0"/>
        </w:rPr>
        <w:t xml:space="preserve">To implement the Binary Search algorithm we need:</w:t>
      </w:r>
    </w:p>
    <w:p w:rsidR="00000000" w:rsidDel="00000000" w:rsidP="00000000" w:rsidRDefault="00000000" w:rsidRPr="00000000" w14:paraId="0000003F">
      <w:pPr>
        <w:numPr>
          <w:ilvl w:val="0"/>
          <w:numId w:val="11"/>
        </w:numPr>
        <w:spacing w:after="0" w:afterAutospacing="0" w:before="240" w:lineRule="auto"/>
        <w:ind w:left="720" w:hanging="360"/>
        <w:rPr>
          <w:sz w:val="26"/>
          <w:szCs w:val="26"/>
        </w:rPr>
      </w:pPr>
      <w:r w:rsidDel="00000000" w:rsidR="00000000" w:rsidRPr="00000000">
        <w:rPr>
          <w:sz w:val="26"/>
          <w:szCs w:val="26"/>
          <w:rtl w:val="0"/>
        </w:rPr>
        <w:t xml:space="preserve">An array with values to search through.</w:t>
      </w:r>
    </w:p>
    <w:p w:rsidR="00000000" w:rsidDel="00000000" w:rsidP="00000000" w:rsidRDefault="00000000" w:rsidRPr="00000000" w14:paraId="00000040">
      <w:pPr>
        <w:numPr>
          <w:ilvl w:val="0"/>
          <w:numId w:val="11"/>
        </w:numPr>
        <w:spacing w:after="0" w:afterAutospacing="0" w:before="0" w:beforeAutospacing="0" w:lineRule="auto"/>
        <w:ind w:left="720" w:hanging="360"/>
        <w:rPr>
          <w:sz w:val="26"/>
          <w:szCs w:val="26"/>
        </w:rPr>
      </w:pPr>
      <w:r w:rsidDel="00000000" w:rsidR="00000000" w:rsidRPr="00000000">
        <w:rPr>
          <w:sz w:val="26"/>
          <w:szCs w:val="26"/>
          <w:rtl w:val="0"/>
        </w:rPr>
        <w:t xml:space="preserve">A target value to search for.</w:t>
      </w:r>
    </w:p>
    <w:p w:rsidR="00000000" w:rsidDel="00000000" w:rsidP="00000000" w:rsidRDefault="00000000" w:rsidRPr="00000000" w14:paraId="00000041">
      <w:pPr>
        <w:numPr>
          <w:ilvl w:val="0"/>
          <w:numId w:val="11"/>
        </w:numPr>
        <w:spacing w:after="0" w:afterAutospacing="0" w:before="0" w:beforeAutospacing="0" w:lineRule="auto"/>
        <w:ind w:left="720" w:hanging="360"/>
        <w:rPr>
          <w:sz w:val="26"/>
          <w:szCs w:val="26"/>
        </w:rPr>
      </w:pPr>
      <w:r w:rsidDel="00000000" w:rsidR="00000000" w:rsidRPr="00000000">
        <w:rPr>
          <w:sz w:val="26"/>
          <w:szCs w:val="26"/>
          <w:rtl w:val="0"/>
        </w:rPr>
        <w:t xml:space="preserve">A loop that runs as long as left index is less than, or equal to, the right index.</w:t>
      </w:r>
    </w:p>
    <w:p w:rsidR="00000000" w:rsidDel="00000000" w:rsidP="00000000" w:rsidRDefault="00000000" w:rsidRPr="00000000" w14:paraId="00000042">
      <w:pPr>
        <w:numPr>
          <w:ilvl w:val="0"/>
          <w:numId w:val="11"/>
        </w:numPr>
        <w:spacing w:after="0" w:afterAutospacing="0" w:before="0" w:beforeAutospacing="0" w:lineRule="auto"/>
        <w:ind w:left="720" w:hanging="360"/>
        <w:rPr>
          <w:sz w:val="26"/>
          <w:szCs w:val="26"/>
        </w:rPr>
      </w:pPr>
      <w:r w:rsidDel="00000000" w:rsidR="00000000" w:rsidRPr="00000000">
        <w:rPr>
          <w:sz w:val="26"/>
          <w:szCs w:val="26"/>
          <w:rtl w:val="0"/>
        </w:rPr>
        <w:t xml:space="preserve">An if-statement that compares the middle value with the target value, and returns the index if the target value is found.</w:t>
      </w:r>
    </w:p>
    <w:p w:rsidR="00000000" w:rsidDel="00000000" w:rsidP="00000000" w:rsidRDefault="00000000" w:rsidRPr="00000000" w14:paraId="00000043">
      <w:pPr>
        <w:numPr>
          <w:ilvl w:val="0"/>
          <w:numId w:val="11"/>
        </w:numPr>
        <w:spacing w:after="0" w:afterAutospacing="0" w:before="0" w:beforeAutospacing="0" w:lineRule="auto"/>
        <w:ind w:left="720" w:hanging="360"/>
        <w:rPr>
          <w:sz w:val="26"/>
          <w:szCs w:val="26"/>
        </w:rPr>
      </w:pPr>
      <w:r w:rsidDel="00000000" w:rsidR="00000000" w:rsidRPr="00000000">
        <w:rPr>
          <w:sz w:val="26"/>
          <w:szCs w:val="26"/>
          <w:rtl w:val="0"/>
        </w:rPr>
        <w:t xml:space="preserve">An if-statement that checks if the target value is less than, or larger than, the middle value, and updates the "left" or "right" variables to narrow down the search area.</w:t>
      </w:r>
    </w:p>
    <w:p w:rsidR="00000000" w:rsidDel="00000000" w:rsidP="00000000" w:rsidRDefault="00000000" w:rsidRPr="00000000" w14:paraId="00000044">
      <w:pPr>
        <w:numPr>
          <w:ilvl w:val="0"/>
          <w:numId w:val="11"/>
        </w:numPr>
        <w:spacing w:after="240" w:before="0" w:beforeAutospacing="0" w:lineRule="auto"/>
        <w:ind w:left="720" w:hanging="360"/>
        <w:rPr>
          <w:sz w:val="26"/>
          <w:szCs w:val="26"/>
        </w:rPr>
      </w:pPr>
      <w:r w:rsidDel="00000000" w:rsidR="00000000" w:rsidRPr="00000000">
        <w:rPr>
          <w:sz w:val="26"/>
          <w:szCs w:val="26"/>
          <w:rtl w:val="0"/>
        </w:rPr>
        <w:t xml:space="preserve">After the loop, return -1, because at this point we know the target value has not been found.</w:t>
      </w:r>
    </w:p>
    <w:p w:rsidR="00000000" w:rsidDel="00000000" w:rsidP="00000000" w:rsidRDefault="00000000" w:rsidRPr="00000000" w14:paraId="00000045">
      <w:pPr>
        <w:spacing w:after="240" w:before="240" w:lineRule="auto"/>
        <w:rPr>
          <w:sz w:val="26"/>
          <w:szCs w:val="26"/>
        </w:rPr>
      </w:pPr>
      <w:r w:rsidDel="00000000" w:rsidR="00000000" w:rsidRPr="00000000">
        <w:rPr>
          <w:sz w:val="26"/>
          <w:szCs w:val="26"/>
          <w:rtl w:val="0"/>
        </w:rPr>
        <w:t xml:space="preserve">The resulting code for Binary Search looks like this:</w:t>
      </w:r>
    </w:p>
    <w:p w:rsidR="00000000" w:rsidDel="00000000" w:rsidP="00000000" w:rsidRDefault="00000000" w:rsidRPr="00000000" w14:paraId="00000046">
      <w:pPr>
        <w:rPr>
          <w:sz w:val="26"/>
          <w:szCs w:val="26"/>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b w:val="1"/>
          <w:sz w:val="26"/>
          <w:szCs w:val="26"/>
        </w:rPr>
      </w:pPr>
      <w:r w:rsidDel="00000000" w:rsidR="00000000" w:rsidRPr="00000000">
        <w:rPr>
          <w:b w:val="1"/>
          <w:sz w:val="26"/>
          <w:szCs w:val="26"/>
          <w:rtl w:val="0"/>
        </w:rPr>
        <w:t xml:space="preserve">Program 1:</w:t>
      </w:r>
    </w:p>
    <w:p w:rsidR="00000000" w:rsidDel="00000000" w:rsidP="00000000" w:rsidRDefault="00000000" w:rsidRPr="00000000" w14:paraId="00000049">
      <w:pPr>
        <w:rPr/>
      </w:pPr>
      <w:r w:rsidDel="00000000" w:rsidR="00000000" w:rsidRPr="00000000">
        <w:rPr>
          <w:rtl w:val="0"/>
        </w:rPr>
      </w:r>
    </w:p>
    <w:tbl>
      <w:tblPr>
        <w:tblStyle w:val="Table3"/>
        <w:jc w:val="left"/>
        <w:tblLayout w:type="fixed"/>
        <w:tblLook w:val="0600"/>
      </w:tblPr>
      <w:tblGrid>
        <w:gridCol w:w="9360"/>
        <w:tblGridChange w:id="0">
          <w:tblGrid>
            <w:gridCol w:w="9360"/>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585260"/>
                <w:sz w:val="26"/>
                <w:szCs w:val="26"/>
                <w:shd w:fill="efecf4" w:val="clear"/>
              </w:rPr>
            </w:pPr>
            <w:r w:rsidDel="00000000" w:rsidR="00000000" w:rsidRPr="00000000">
              <w:rPr>
                <w:rFonts w:ascii="Consolas" w:cs="Consolas" w:eastAsia="Consolas" w:hAnsi="Consolas"/>
                <w:color w:val="955ae7"/>
                <w:sz w:val="26"/>
                <w:szCs w:val="26"/>
                <w:shd w:fill="efecf4" w:val="clear"/>
                <w:rtl w:val="0"/>
              </w:rPr>
              <w:t xml:space="preserve">def</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576ddb"/>
                <w:sz w:val="26"/>
                <w:szCs w:val="26"/>
                <w:shd w:fill="efecf4" w:val="clear"/>
                <w:rtl w:val="0"/>
              </w:rPr>
              <w:t xml:space="preserve">binarySearch</w:t>
            </w:r>
            <w:r w:rsidDel="00000000" w:rsidR="00000000" w:rsidRPr="00000000">
              <w:rPr>
                <w:rFonts w:ascii="Consolas" w:cs="Consolas" w:eastAsia="Consolas" w:hAnsi="Consolas"/>
                <w:color w:val="aa573c"/>
                <w:sz w:val="26"/>
                <w:szCs w:val="26"/>
                <w:shd w:fill="efecf4" w:val="clear"/>
                <w:rtl w:val="0"/>
              </w:rPr>
              <w:t xml:space="preserve">(arr, targetVal)</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left = </w:t>
            </w:r>
            <w:r w:rsidDel="00000000" w:rsidR="00000000" w:rsidRPr="00000000">
              <w:rPr>
                <w:rFonts w:ascii="Consolas" w:cs="Consolas" w:eastAsia="Consolas" w:hAnsi="Consolas"/>
                <w:color w:val="aa573c"/>
                <w:sz w:val="26"/>
                <w:szCs w:val="26"/>
                <w:shd w:fill="efecf4" w:val="clear"/>
                <w:rtl w:val="0"/>
              </w:rPr>
              <w:t xml:space="preserve">0</w:t>
            </w:r>
            <w:r w:rsidDel="00000000" w:rsidR="00000000" w:rsidRPr="00000000">
              <w:rPr>
                <w:rFonts w:ascii="Consolas" w:cs="Consolas" w:eastAsia="Consolas" w:hAnsi="Consolas"/>
                <w:color w:val="585260"/>
                <w:sz w:val="26"/>
                <w:szCs w:val="26"/>
                <w:shd w:fill="efecf4" w:val="clear"/>
                <w:rtl w:val="0"/>
              </w:rPr>
              <w:br w:type="textWrapping"/>
              <w:t xml:space="preserve">  right = len(arr) - </w:t>
            </w:r>
            <w:r w:rsidDel="00000000" w:rsidR="00000000" w:rsidRPr="00000000">
              <w:rPr>
                <w:rFonts w:ascii="Consolas" w:cs="Consolas" w:eastAsia="Consolas" w:hAnsi="Consolas"/>
                <w:color w:val="aa573c"/>
                <w:sz w:val="26"/>
                <w:szCs w:val="26"/>
                <w:shd w:fill="efecf4" w:val="clear"/>
                <w:rtl w:val="0"/>
              </w:rPr>
              <w:t xml:space="preserve">1</w:t>
            </w:r>
            <w:r w:rsidDel="00000000" w:rsidR="00000000" w:rsidRPr="00000000">
              <w:rPr>
                <w:rFonts w:ascii="Consolas" w:cs="Consolas" w:eastAsia="Consolas" w:hAnsi="Consolas"/>
                <w:color w:val="585260"/>
                <w:sz w:val="26"/>
                <w:szCs w:val="26"/>
                <w:shd w:fill="efecf4" w:val="clear"/>
                <w:rtl w:val="0"/>
              </w:rPr>
              <w:br w:type="textWrapping"/>
              <w:br w:type="textWrapping"/>
              <w:t xml:space="preserve">  </w:t>
            </w:r>
            <w:r w:rsidDel="00000000" w:rsidR="00000000" w:rsidRPr="00000000">
              <w:rPr>
                <w:rFonts w:ascii="Consolas" w:cs="Consolas" w:eastAsia="Consolas" w:hAnsi="Consolas"/>
                <w:color w:val="955ae7"/>
                <w:sz w:val="26"/>
                <w:szCs w:val="26"/>
                <w:shd w:fill="efecf4" w:val="clear"/>
                <w:rtl w:val="0"/>
              </w:rPr>
              <w:t xml:space="preserve">while</w:t>
            </w:r>
            <w:r w:rsidDel="00000000" w:rsidR="00000000" w:rsidRPr="00000000">
              <w:rPr>
                <w:rFonts w:ascii="Consolas" w:cs="Consolas" w:eastAsia="Consolas" w:hAnsi="Consolas"/>
                <w:color w:val="585260"/>
                <w:sz w:val="26"/>
                <w:szCs w:val="26"/>
                <w:shd w:fill="efecf4" w:val="clear"/>
                <w:rtl w:val="0"/>
              </w:rPr>
              <w:t xml:space="preserve"> left &lt;= right:</w:t>
              <w:br w:type="textWrapping"/>
              <w:t xml:space="preserve">    mid = (left + right) // </w:t>
            </w:r>
            <w:r w:rsidDel="00000000" w:rsidR="00000000" w:rsidRPr="00000000">
              <w:rPr>
                <w:rFonts w:ascii="Consolas" w:cs="Consolas" w:eastAsia="Consolas" w:hAnsi="Consolas"/>
                <w:color w:val="aa573c"/>
                <w:sz w:val="26"/>
                <w:szCs w:val="26"/>
                <w:shd w:fill="efecf4" w:val="clear"/>
                <w:rtl w:val="0"/>
              </w:rPr>
              <w:t xml:space="preserve">2</w:t>
            </w:r>
            <w:r w:rsidDel="00000000" w:rsidR="00000000" w:rsidRPr="00000000">
              <w:rPr>
                <w:rFonts w:ascii="Consolas" w:cs="Consolas" w:eastAsia="Consolas" w:hAnsi="Consolas"/>
                <w:color w:val="585260"/>
                <w:sz w:val="26"/>
                <w:szCs w:val="26"/>
                <w:shd w:fill="efecf4" w:val="clear"/>
                <w:rtl w:val="0"/>
              </w:rPr>
              <w:br w:type="textWrapping"/>
              <w:br w:type="textWrapping"/>
              <w:t xml:space="preserve">    </w:t>
            </w:r>
            <w:r w:rsidDel="00000000" w:rsidR="00000000" w:rsidRPr="00000000">
              <w:rPr>
                <w:rFonts w:ascii="Consolas" w:cs="Consolas" w:eastAsia="Consolas" w:hAnsi="Consolas"/>
                <w:color w:val="955ae7"/>
                <w:sz w:val="26"/>
                <w:szCs w:val="26"/>
                <w:shd w:fill="efecf4" w:val="clear"/>
                <w:rtl w:val="0"/>
              </w:rPr>
              <w:t xml:space="preserve">if</w:t>
            </w:r>
            <w:r w:rsidDel="00000000" w:rsidR="00000000" w:rsidRPr="00000000">
              <w:rPr>
                <w:rFonts w:ascii="Consolas" w:cs="Consolas" w:eastAsia="Consolas" w:hAnsi="Consolas"/>
                <w:color w:val="585260"/>
                <w:sz w:val="26"/>
                <w:szCs w:val="26"/>
                <w:shd w:fill="efecf4" w:val="clear"/>
                <w:rtl w:val="0"/>
              </w:rPr>
              <w:t xml:space="preserve"> arr[mid] == targetVal:</w:t>
              <w:br w:type="textWrapping"/>
              <w:t xml:space="preserve">      </w:t>
            </w:r>
            <w:r w:rsidDel="00000000" w:rsidR="00000000" w:rsidRPr="00000000">
              <w:rPr>
                <w:rFonts w:ascii="Consolas" w:cs="Consolas" w:eastAsia="Consolas" w:hAnsi="Consolas"/>
                <w:color w:val="955ae7"/>
                <w:sz w:val="26"/>
                <w:szCs w:val="26"/>
                <w:shd w:fill="efecf4" w:val="clear"/>
                <w:rtl w:val="0"/>
              </w:rPr>
              <w:t xml:space="preserve">return</w:t>
            </w:r>
            <w:r w:rsidDel="00000000" w:rsidR="00000000" w:rsidRPr="00000000">
              <w:rPr>
                <w:rFonts w:ascii="Consolas" w:cs="Consolas" w:eastAsia="Consolas" w:hAnsi="Consolas"/>
                <w:color w:val="585260"/>
                <w:sz w:val="26"/>
                <w:szCs w:val="26"/>
                <w:shd w:fill="efecf4" w:val="clear"/>
                <w:rtl w:val="0"/>
              </w:rPr>
              <w:t xml:space="preserve"> mid</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Fonts w:ascii="Consolas" w:cs="Consolas" w:eastAsia="Consolas" w:hAnsi="Consolas"/>
                <w:color w:val="585260"/>
                <w:sz w:val="26"/>
                <w:szCs w:val="26"/>
                <w:shd w:fill="efecf4" w:val="clear"/>
                <w:rtl w:val="0"/>
              </w:rPr>
              <w:br w:type="textWrapping"/>
              <w:t xml:space="preserve">    </w:t>
            </w:r>
            <w:r w:rsidDel="00000000" w:rsidR="00000000" w:rsidRPr="00000000">
              <w:rPr>
                <w:rFonts w:ascii="Consolas" w:cs="Consolas" w:eastAsia="Consolas" w:hAnsi="Consolas"/>
                <w:color w:val="955ae7"/>
                <w:sz w:val="26"/>
                <w:szCs w:val="26"/>
                <w:shd w:fill="efecf4" w:val="clear"/>
                <w:rtl w:val="0"/>
              </w:rPr>
              <w:t xml:space="preserve">if</w:t>
            </w:r>
            <w:r w:rsidDel="00000000" w:rsidR="00000000" w:rsidRPr="00000000">
              <w:rPr>
                <w:rFonts w:ascii="Consolas" w:cs="Consolas" w:eastAsia="Consolas" w:hAnsi="Consolas"/>
                <w:color w:val="585260"/>
                <w:sz w:val="26"/>
                <w:szCs w:val="26"/>
                <w:shd w:fill="efecf4" w:val="clear"/>
                <w:rtl w:val="0"/>
              </w:rPr>
              <w:t xml:space="preserve"> arr[mid] &lt; targetVal:</w:t>
              <w:br w:type="textWrapping"/>
              <w:t xml:space="preserve">      left = mid + </w:t>
            </w:r>
            <w:r w:rsidDel="00000000" w:rsidR="00000000" w:rsidRPr="00000000">
              <w:rPr>
                <w:rFonts w:ascii="Consolas" w:cs="Consolas" w:eastAsia="Consolas" w:hAnsi="Consolas"/>
                <w:color w:val="aa573c"/>
                <w:sz w:val="26"/>
                <w:szCs w:val="26"/>
                <w:shd w:fill="efecf4" w:val="clear"/>
                <w:rtl w:val="0"/>
              </w:rPr>
              <w:t xml:space="preserve">1</w:t>
            </w:r>
            <w:r w:rsidDel="00000000" w:rsidR="00000000" w:rsidRPr="00000000">
              <w:rPr>
                <w:rFonts w:ascii="Consolas" w:cs="Consolas" w:eastAsia="Consolas" w:hAnsi="Consolas"/>
                <w:color w:val="585260"/>
                <w:sz w:val="26"/>
                <w:szCs w:val="26"/>
                <w:shd w:fill="efecf4" w:val="clear"/>
                <w:rtl w:val="0"/>
              </w:rPr>
              <w:br w:type="textWrapping"/>
              <w:t xml:space="preserve">    </w:t>
            </w:r>
            <w:r w:rsidDel="00000000" w:rsidR="00000000" w:rsidRPr="00000000">
              <w:rPr>
                <w:rFonts w:ascii="Consolas" w:cs="Consolas" w:eastAsia="Consolas" w:hAnsi="Consolas"/>
                <w:color w:val="955ae7"/>
                <w:sz w:val="26"/>
                <w:szCs w:val="26"/>
                <w:shd w:fill="efecf4" w:val="clear"/>
                <w:rtl w:val="0"/>
              </w:rPr>
              <w:t xml:space="preserve">else</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right = mid - </w:t>
            </w:r>
            <w:r w:rsidDel="00000000" w:rsidR="00000000" w:rsidRPr="00000000">
              <w:rPr>
                <w:rFonts w:ascii="Consolas" w:cs="Consolas" w:eastAsia="Consolas" w:hAnsi="Consolas"/>
                <w:color w:val="aa573c"/>
                <w:sz w:val="26"/>
                <w:szCs w:val="26"/>
                <w:shd w:fill="efecf4" w:val="clear"/>
                <w:rtl w:val="0"/>
              </w:rPr>
              <w:t xml:space="preserve">1</w:t>
            </w:r>
            <w:r w:rsidDel="00000000" w:rsidR="00000000" w:rsidRPr="00000000">
              <w:rPr>
                <w:rFonts w:ascii="Consolas" w:cs="Consolas" w:eastAsia="Consolas" w:hAnsi="Consolas"/>
                <w:color w:val="585260"/>
                <w:sz w:val="26"/>
                <w:szCs w:val="26"/>
                <w:shd w:fill="efecf4" w:val="clear"/>
                <w:rtl w:val="0"/>
              </w:rPr>
              <w:br w:type="textWrapping"/>
              <w:br w:type="textWrapping"/>
              <w:t xml:space="preserve">  </w:t>
            </w:r>
            <w:r w:rsidDel="00000000" w:rsidR="00000000" w:rsidRPr="00000000">
              <w:rPr>
                <w:rFonts w:ascii="Consolas" w:cs="Consolas" w:eastAsia="Consolas" w:hAnsi="Consolas"/>
                <w:color w:val="955ae7"/>
                <w:sz w:val="26"/>
                <w:szCs w:val="26"/>
                <w:shd w:fill="efecf4" w:val="clear"/>
                <w:rtl w:val="0"/>
              </w:rPr>
              <w:t xml:space="preserve">return</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aa573c"/>
                <w:sz w:val="26"/>
                <w:szCs w:val="26"/>
                <w:shd w:fill="efecf4" w:val="clear"/>
                <w:rtl w:val="0"/>
              </w:rPr>
              <w:t xml:space="preserve">-1</w:t>
            </w:r>
            <w:r w:rsidDel="00000000" w:rsidR="00000000" w:rsidRPr="00000000">
              <w:rPr>
                <w:rFonts w:ascii="Consolas" w:cs="Consolas" w:eastAsia="Consolas" w:hAnsi="Consolas"/>
                <w:color w:val="585260"/>
                <w:sz w:val="26"/>
                <w:szCs w:val="26"/>
                <w:shd w:fill="efecf4" w:val="clear"/>
                <w:rtl w:val="0"/>
              </w:rPr>
              <w:br w:type="textWrapping"/>
              <w:br w:type="textWrapping"/>
              <w:t xml:space="preserve">mylist = [</w:t>
            </w:r>
            <w:r w:rsidDel="00000000" w:rsidR="00000000" w:rsidRPr="00000000">
              <w:rPr>
                <w:rFonts w:ascii="Consolas" w:cs="Consolas" w:eastAsia="Consolas" w:hAnsi="Consolas"/>
                <w:color w:val="aa573c"/>
                <w:sz w:val="26"/>
                <w:szCs w:val="26"/>
                <w:shd w:fill="efecf4" w:val="clear"/>
                <w:rtl w:val="0"/>
              </w:rPr>
              <w:t xml:space="preserve">1</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aa573c"/>
                <w:sz w:val="26"/>
                <w:szCs w:val="26"/>
                <w:shd w:fill="efecf4" w:val="clear"/>
                <w:rtl w:val="0"/>
              </w:rPr>
              <w:t xml:space="preserve">3</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aa573c"/>
                <w:sz w:val="26"/>
                <w:szCs w:val="26"/>
                <w:shd w:fill="efecf4" w:val="clear"/>
                <w:rtl w:val="0"/>
              </w:rPr>
              <w:t xml:space="preserve">5</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aa573c"/>
                <w:sz w:val="26"/>
                <w:szCs w:val="26"/>
                <w:shd w:fill="efecf4" w:val="clear"/>
                <w:rtl w:val="0"/>
              </w:rPr>
              <w:t xml:space="preserve">7</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aa573c"/>
                <w:sz w:val="26"/>
                <w:szCs w:val="26"/>
                <w:shd w:fill="efecf4" w:val="clear"/>
                <w:rtl w:val="0"/>
              </w:rPr>
              <w:t xml:space="preserve">9</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aa573c"/>
                <w:sz w:val="26"/>
                <w:szCs w:val="26"/>
                <w:shd w:fill="efecf4" w:val="clear"/>
                <w:rtl w:val="0"/>
              </w:rPr>
              <w:t xml:space="preserve">11</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aa573c"/>
                <w:sz w:val="26"/>
                <w:szCs w:val="26"/>
                <w:shd w:fill="efecf4" w:val="clear"/>
                <w:rtl w:val="0"/>
              </w:rPr>
              <w:t xml:space="preserve">13</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aa573c"/>
                <w:sz w:val="26"/>
                <w:szCs w:val="26"/>
                <w:shd w:fill="efecf4" w:val="clear"/>
                <w:rtl w:val="0"/>
              </w:rPr>
              <w:t xml:space="preserve">15</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aa573c"/>
                <w:sz w:val="26"/>
                <w:szCs w:val="26"/>
                <w:shd w:fill="efecf4" w:val="clear"/>
                <w:rtl w:val="0"/>
              </w:rPr>
              <w:t xml:space="preserve">17</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aa573c"/>
                <w:sz w:val="26"/>
                <w:szCs w:val="26"/>
                <w:shd w:fill="efecf4" w:val="clear"/>
                <w:rtl w:val="0"/>
              </w:rPr>
              <w:t xml:space="preserve">19</w:t>
            </w:r>
            <w:r w:rsidDel="00000000" w:rsidR="00000000" w:rsidRPr="00000000">
              <w:rPr>
                <w:rFonts w:ascii="Consolas" w:cs="Consolas" w:eastAsia="Consolas" w:hAnsi="Consolas"/>
                <w:color w:val="585260"/>
                <w:sz w:val="26"/>
                <w:szCs w:val="26"/>
                <w:shd w:fill="efecf4" w:val="clear"/>
                <w:rtl w:val="0"/>
              </w:rPr>
              <w:t xml:space="preserve">]</w:t>
              <w:br w:type="textWrapping"/>
              <w:t xml:space="preserve">x = </w:t>
            </w:r>
            <w:r w:rsidDel="00000000" w:rsidR="00000000" w:rsidRPr="00000000">
              <w:rPr>
                <w:rFonts w:ascii="Consolas" w:cs="Consolas" w:eastAsia="Consolas" w:hAnsi="Consolas"/>
                <w:color w:val="aa573c"/>
                <w:sz w:val="26"/>
                <w:szCs w:val="26"/>
                <w:shd w:fill="efecf4" w:val="clear"/>
                <w:rtl w:val="0"/>
              </w:rPr>
              <w:t xml:space="preserve">11</w:t>
            </w:r>
            <w:r w:rsidDel="00000000" w:rsidR="00000000" w:rsidRPr="00000000">
              <w:rPr>
                <w:rFonts w:ascii="Consolas" w:cs="Consolas" w:eastAsia="Consolas" w:hAnsi="Consolas"/>
                <w:color w:val="585260"/>
                <w:sz w:val="26"/>
                <w:szCs w:val="26"/>
                <w:shd w:fill="efecf4" w:val="clear"/>
                <w:rtl w:val="0"/>
              </w:rPr>
              <w:br w:type="textWrapping"/>
              <w:br w:type="textWrapping"/>
              <w:t xml:space="preserve">result = binarySearch(mylist, x)</w:t>
              <w:br w:type="textWrapping"/>
              <w:br w:type="textWrapping"/>
            </w:r>
            <w:r w:rsidDel="00000000" w:rsidR="00000000" w:rsidRPr="00000000">
              <w:rPr>
                <w:rFonts w:ascii="Consolas" w:cs="Consolas" w:eastAsia="Consolas" w:hAnsi="Consolas"/>
                <w:color w:val="955ae7"/>
                <w:sz w:val="26"/>
                <w:szCs w:val="26"/>
                <w:shd w:fill="efecf4" w:val="clear"/>
                <w:rtl w:val="0"/>
              </w:rPr>
              <w:t xml:space="preserve">if</w:t>
            </w:r>
            <w:r w:rsidDel="00000000" w:rsidR="00000000" w:rsidRPr="00000000">
              <w:rPr>
                <w:rFonts w:ascii="Consolas" w:cs="Consolas" w:eastAsia="Consolas" w:hAnsi="Consolas"/>
                <w:color w:val="585260"/>
                <w:sz w:val="26"/>
                <w:szCs w:val="26"/>
                <w:shd w:fill="efecf4" w:val="clear"/>
                <w:rtl w:val="0"/>
              </w:rPr>
              <w:t xml:space="preserve"> result != </w:t>
            </w:r>
            <w:r w:rsidDel="00000000" w:rsidR="00000000" w:rsidRPr="00000000">
              <w:rPr>
                <w:rFonts w:ascii="Consolas" w:cs="Consolas" w:eastAsia="Consolas" w:hAnsi="Consolas"/>
                <w:color w:val="aa573c"/>
                <w:sz w:val="26"/>
                <w:szCs w:val="26"/>
                <w:shd w:fill="efecf4" w:val="clear"/>
                <w:rtl w:val="0"/>
              </w:rPr>
              <w:t xml:space="preserve">-1</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print(</w:t>
            </w:r>
            <w:r w:rsidDel="00000000" w:rsidR="00000000" w:rsidRPr="00000000">
              <w:rPr>
                <w:rFonts w:ascii="Consolas" w:cs="Consolas" w:eastAsia="Consolas" w:hAnsi="Consolas"/>
                <w:color w:val="2a9292"/>
                <w:sz w:val="26"/>
                <w:szCs w:val="26"/>
                <w:shd w:fill="efecf4" w:val="clear"/>
                <w:rtl w:val="0"/>
              </w:rPr>
              <w:t xml:space="preserve">"Found at index"</w:t>
            </w:r>
            <w:r w:rsidDel="00000000" w:rsidR="00000000" w:rsidRPr="00000000">
              <w:rPr>
                <w:rFonts w:ascii="Consolas" w:cs="Consolas" w:eastAsia="Consolas" w:hAnsi="Consolas"/>
                <w:color w:val="585260"/>
                <w:sz w:val="26"/>
                <w:szCs w:val="26"/>
                <w:shd w:fill="efecf4" w:val="clear"/>
                <w:rtl w:val="0"/>
              </w:rPr>
              <w:t xml:space="preserve">, result)</w:t>
              <w:br w:type="textWrapping"/>
            </w:r>
            <w:r w:rsidDel="00000000" w:rsidR="00000000" w:rsidRPr="00000000">
              <w:rPr>
                <w:rFonts w:ascii="Consolas" w:cs="Consolas" w:eastAsia="Consolas" w:hAnsi="Consolas"/>
                <w:color w:val="955ae7"/>
                <w:sz w:val="26"/>
                <w:szCs w:val="26"/>
                <w:shd w:fill="efecf4" w:val="clear"/>
                <w:rtl w:val="0"/>
              </w:rPr>
              <w:t xml:space="preserve">else</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print(</w:t>
            </w:r>
            <w:r w:rsidDel="00000000" w:rsidR="00000000" w:rsidRPr="00000000">
              <w:rPr>
                <w:rFonts w:ascii="Consolas" w:cs="Consolas" w:eastAsia="Consolas" w:hAnsi="Consolas"/>
                <w:color w:val="2a9292"/>
                <w:sz w:val="26"/>
                <w:szCs w:val="26"/>
                <w:shd w:fill="efecf4" w:val="clear"/>
                <w:rtl w:val="0"/>
              </w:rPr>
              <w:t xml:space="preserve">"Not found"</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tl w:val="0"/>
              </w:rPr>
            </w:r>
          </w:p>
        </w:tc>
      </w:tr>
    </w:tbl>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4E">
      <w:pPr>
        <w:pStyle w:val="Heading1"/>
        <w:keepNext w:val="0"/>
        <w:keepLines w:val="0"/>
        <w:widowControl w:val="0"/>
        <w:spacing w:before="480" w:lineRule="auto"/>
        <w:rPr>
          <w:b w:val="1"/>
          <w:sz w:val="34"/>
          <w:szCs w:val="34"/>
        </w:rPr>
      </w:pPr>
      <w:bookmarkStart w:colFirst="0" w:colLast="0" w:name="_4j528kv0jv92" w:id="5"/>
      <w:bookmarkEnd w:id="5"/>
      <w:r w:rsidDel="00000000" w:rsidR="00000000" w:rsidRPr="00000000">
        <w:rPr>
          <w:b w:val="1"/>
          <w:sz w:val="46"/>
          <w:szCs w:val="46"/>
          <w:rtl w:val="0"/>
        </w:rPr>
        <w:t xml:space="preserve">Bubble Sort with Python</w:t>
      </w:r>
      <w:r w:rsidDel="00000000" w:rsidR="00000000" w:rsidRPr="00000000">
        <w:rPr>
          <w:rtl w:val="0"/>
        </w:rPr>
      </w:r>
    </w:p>
    <w:p w:rsidR="00000000" w:rsidDel="00000000" w:rsidP="00000000" w:rsidRDefault="00000000" w:rsidRPr="00000000" w14:paraId="0000004F">
      <w:pPr>
        <w:widowControl w:val="0"/>
        <w:spacing w:after="240" w:before="240" w:lineRule="auto"/>
        <w:rPr>
          <w:sz w:val="26"/>
          <w:szCs w:val="26"/>
        </w:rPr>
      </w:pPr>
      <w:r w:rsidDel="00000000" w:rsidR="00000000" w:rsidRPr="00000000">
        <w:rPr>
          <w:sz w:val="26"/>
          <w:szCs w:val="26"/>
          <w:rtl w:val="0"/>
        </w:rPr>
        <w:t xml:space="preserve">Bubble Sort is an algorithm that sorts an array from the lowest value to the highest value.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The word 'Bubble' comes from how this algorithm works, it makes the highest values 'bubble up'.</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52">
      <w:pPr>
        <w:widowControl w:val="0"/>
        <w:spacing w:after="240" w:before="240" w:lineRule="auto"/>
        <w:rPr>
          <w:b w:val="1"/>
          <w:sz w:val="26"/>
          <w:szCs w:val="26"/>
        </w:rPr>
      </w:pPr>
      <w:r w:rsidDel="00000000" w:rsidR="00000000" w:rsidRPr="00000000">
        <w:rPr>
          <w:b w:val="1"/>
          <w:sz w:val="26"/>
          <w:szCs w:val="26"/>
          <w:rtl w:val="0"/>
        </w:rPr>
        <w:t xml:space="preserve">How it works:</w:t>
      </w:r>
    </w:p>
    <w:p w:rsidR="00000000" w:rsidDel="00000000" w:rsidP="00000000" w:rsidRDefault="00000000" w:rsidRPr="00000000" w14:paraId="00000053">
      <w:pPr>
        <w:widowControl w:val="0"/>
        <w:numPr>
          <w:ilvl w:val="0"/>
          <w:numId w:val="8"/>
        </w:numPr>
        <w:spacing w:after="0" w:afterAutospacing="0" w:before="240" w:lineRule="auto"/>
        <w:ind w:left="720" w:hanging="360"/>
        <w:rPr>
          <w:sz w:val="26"/>
          <w:szCs w:val="26"/>
        </w:rPr>
      </w:pPr>
      <w:r w:rsidDel="00000000" w:rsidR="00000000" w:rsidRPr="00000000">
        <w:rPr>
          <w:sz w:val="26"/>
          <w:szCs w:val="26"/>
          <w:rtl w:val="0"/>
        </w:rPr>
        <w:t xml:space="preserve">Go through the array, one value at a time.</w:t>
      </w:r>
    </w:p>
    <w:p w:rsidR="00000000" w:rsidDel="00000000" w:rsidP="00000000" w:rsidRDefault="00000000" w:rsidRPr="00000000" w14:paraId="00000054">
      <w:pPr>
        <w:widowControl w:val="0"/>
        <w:numPr>
          <w:ilvl w:val="0"/>
          <w:numId w:val="8"/>
        </w:numPr>
        <w:spacing w:after="0" w:afterAutospacing="0" w:before="0" w:beforeAutospacing="0" w:lineRule="auto"/>
        <w:ind w:left="720" w:hanging="360"/>
        <w:rPr>
          <w:sz w:val="26"/>
          <w:szCs w:val="26"/>
        </w:rPr>
      </w:pPr>
      <w:r w:rsidDel="00000000" w:rsidR="00000000" w:rsidRPr="00000000">
        <w:rPr>
          <w:sz w:val="26"/>
          <w:szCs w:val="26"/>
          <w:rtl w:val="0"/>
        </w:rPr>
        <w:t xml:space="preserve">For each value, compare the value with the next value.</w:t>
      </w:r>
    </w:p>
    <w:p w:rsidR="00000000" w:rsidDel="00000000" w:rsidP="00000000" w:rsidRDefault="00000000" w:rsidRPr="00000000" w14:paraId="00000055">
      <w:pPr>
        <w:widowControl w:val="0"/>
        <w:numPr>
          <w:ilvl w:val="0"/>
          <w:numId w:val="8"/>
        </w:numPr>
        <w:spacing w:after="0" w:afterAutospacing="0" w:before="0" w:beforeAutospacing="0" w:lineRule="auto"/>
        <w:ind w:left="720" w:hanging="360"/>
        <w:rPr>
          <w:sz w:val="26"/>
          <w:szCs w:val="26"/>
        </w:rPr>
      </w:pPr>
      <w:r w:rsidDel="00000000" w:rsidR="00000000" w:rsidRPr="00000000">
        <w:rPr>
          <w:sz w:val="26"/>
          <w:szCs w:val="26"/>
          <w:rtl w:val="0"/>
        </w:rPr>
        <w:t xml:space="preserve">If the value is higher than the next one, swap the values so that the highest value comes last.</w:t>
      </w:r>
    </w:p>
    <w:p w:rsidR="00000000" w:rsidDel="00000000" w:rsidP="00000000" w:rsidRDefault="00000000" w:rsidRPr="00000000" w14:paraId="00000056">
      <w:pPr>
        <w:widowControl w:val="0"/>
        <w:numPr>
          <w:ilvl w:val="0"/>
          <w:numId w:val="8"/>
        </w:numPr>
        <w:spacing w:after="240" w:before="0" w:beforeAutospacing="0" w:lineRule="auto"/>
        <w:ind w:left="720" w:hanging="360"/>
        <w:rPr>
          <w:sz w:val="26"/>
          <w:szCs w:val="26"/>
        </w:rPr>
      </w:pPr>
      <w:r w:rsidDel="00000000" w:rsidR="00000000" w:rsidRPr="00000000">
        <w:rPr>
          <w:sz w:val="26"/>
          <w:szCs w:val="26"/>
          <w:rtl w:val="0"/>
        </w:rPr>
        <w:t xml:space="preserve">Go through the array as many times as there are values in the array.</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58">
      <w:pPr>
        <w:pStyle w:val="Heading2"/>
        <w:keepNext w:val="0"/>
        <w:keepLines w:val="0"/>
        <w:widowControl w:val="0"/>
        <w:spacing w:after="80" w:lineRule="auto"/>
        <w:rPr>
          <w:b w:val="1"/>
          <w:sz w:val="34"/>
          <w:szCs w:val="34"/>
        </w:rPr>
      </w:pPr>
      <w:bookmarkStart w:colFirst="0" w:colLast="0" w:name="_qjwac1vjfgvc" w:id="6"/>
      <w:bookmarkEnd w:id="6"/>
      <w:r w:rsidDel="00000000" w:rsidR="00000000" w:rsidRPr="00000000">
        <w:rPr>
          <w:b w:val="1"/>
          <w:sz w:val="34"/>
          <w:szCs w:val="34"/>
          <w:rtl w:val="0"/>
        </w:rPr>
        <w:t xml:space="preserve">Manual Run Through</w:t>
      </w:r>
    </w:p>
    <w:p w:rsidR="00000000" w:rsidDel="00000000" w:rsidP="00000000" w:rsidRDefault="00000000" w:rsidRPr="00000000" w14:paraId="00000059">
      <w:pPr>
        <w:widowControl w:val="0"/>
        <w:spacing w:after="240" w:before="240" w:lineRule="auto"/>
        <w:rPr>
          <w:sz w:val="26"/>
          <w:szCs w:val="26"/>
        </w:rPr>
      </w:pPr>
      <w:r w:rsidDel="00000000" w:rsidR="00000000" w:rsidRPr="00000000">
        <w:rPr>
          <w:sz w:val="26"/>
          <w:szCs w:val="26"/>
          <w:rtl w:val="0"/>
        </w:rPr>
        <w:t xml:space="preserve">Before we implement the Bubble Sort algorithm in a programming language, let's manually run through a short array only one time, just to get the idea.</w:t>
      </w:r>
    </w:p>
    <w:p w:rsidR="00000000" w:rsidDel="00000000" w:rsidP="00000000" w:rsidRDefault="00000000" w:rsidRPr="00000000" w14:paraId="0000005A">
      <w:pPr>
        <w:widowControl w:val="0"/>
        <w:spacing w:after="240" w:before="240" w:lineRule="auto"/>
        <w:rPr>
          <w:sz w:val="26"/>
          <w:szCs w:val="26"/>
        </w:rPr>
      </w:pPr>
      <w:r w:rsidDel="00000000" w:rsidR="00000000" w:rsidRPr="00000000">
        <w:rPr>
          <w:b w:val="1"/>
          <w:sz w:val="26"/>
          <w:szCs w:val="26"/>
          <w:rtl w:val="0"/>
        </w:rPr>
        <w:t xml:space="preserve">Step 1:</w:t>
      </w:r>
      <w:r w:rsidDel="00000000" w:rsidR="00000000" w:rsidRPr="00000000">
        <w:rPr>
          <w:sz w:val="26"/>
          <w:szCs w:val="26"/>
          <w:rtl w:val="0"/>
        </w:rPr>
        <w:t xml:space="preserve"> We start with an unsorted array.</w:t>
      </w:r>
    </w:p>
    <w:p w:rsidR="00000000" w:rsidDel="00000000" w:rsidP="00000000" w:rsidRDefault="00000000" w:rsidRPr="00000000" w14:paraId="0000005B">
      <w:pPr>
        <w:widowControl w:val="0"/>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[7, 12, 9, 11, 3]</w:t>
      </w:r>
    </w:p>
    <w:p w:rsidR="00000000" w:rsidDel="00000000" w:rsidP="00000000" w:rsidRDefault="00000000" w:rsidRPr="00000000" w14:paraId="0000005C">
      <w:pPr>
        <w:widowControl w:val="0"/>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widowControl w:val="0"/>
        <w:spacing w:after="240" w:before="240" w:lineRule="auto"/>
        <w:rPr>
          <w:sz w:val="26"/>
          <w:szCs w:val="26"/>
        </w:rPr>
      </w:pPr>
      <w:r w:rsidDel="00000000" w:rsidR="00000000" w:rsidRPr="00000000">
        <w:rPr>
          <w:b w:val="1"/>
          <w:sz w:val="26"/>
          <w:szCs w:val="26"/>
          <w:rtl w:val="0"/>
        </w:rPr>
        <w:t xml:space="preserve">Step 2:</w:t>
      </w:r>
      <w:r w:rsidDel="00000000" w:rsidR="00000000" w:rsidRPr="00000000">
        <w:rPr>
          <w:sz w:val="26"/>
          <w:szCs w:val="26"/>
          <w:rtl w:val="0"/>
        </w:rPr>
        <w:t xml:space="preserve"> We look at the two first values. Does the lowest value come first? Yes, so we don't need to swap them.</w:t>
      </w:r>
    </w:p>
    <w:p w:rsidR="00000000" w:rsidDel="00000000" w:rsidP="00000000" w:rsidRDefault="00000000" w:rsidRPr="00000000" w14:paraId="0000005E">
      <w:pPr>
        <w:widowControl w:val="0"/>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[7, 12, 9, 11, 3]</w:t>
      </w:r>
    </w:p>
    <w:p w:rsidR="00000000" w:rsidDel="00000000" w:rsidP="00000000" w:rsidRDefault="00000000" w:rsidRPr="00000000" w14:paraId="0000005F">
      <w:pPr>
        <w:widowControl w:val="0"/>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widowControl w:val="0"/>
        <w:spacing w:after="240" w:before="240" w:lineRule="auto"/>
        <w:rPr>
          <w:sz w:val="26"/>
          <w:szCs w:val="26"/>
        </w:rPr>
      </w:pPr>
      <w:r w:rsidDel="00000000" w:rsidR="00000000" w:rsidRPr="00000000">
        <w:rPr>
          <w:b w:val="1"/>
          <w:sz w:val="26"/>
          <w:szCs w:val="26"/>
          <w:rtl w:val="0"/>
        </w:rPr>
        <w:t xml:space="preserve">Step 3:</w:t>
      </w:r>
      <w:r w:rsidDel="00000000" w:rsidR="00000000" w:rsidRPr="00000000">
        <w:rPr>
          <w:sz w:val="26"/>
          <w:szCs w:val="26"/>
          <w:rtl w:val="0"/>
        </w:rPr>
        <w:t xml:space="preserve"> Take one step forward and look at values 12 and 9. Does the lowest value come first? No.</w:t>
      </w:r>
    </w:p>
    <w:p w:rsidR="00000000" w:rsidDel="00000000" w:rsidP="00000000" w:rsidRDefault="00000000" w:rsidRPr="00000000" w14:paraId="00000061">
      <w:pPr>
        <w:widowControl w:val="0"/>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[7, 12, 9, 11, 3]</w:t>
      </w:r>
    </w:p>
    <w:p w:rsidR="00000000" w:rsidDel="00000000" w:rsidP="00000000" w:rsidRDefault="00000000" w:rsidRPr="00000000" w14:paraId="00000062">
      <w:pPr>
        <w:widowControl w:val="0"/>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widowControl w:val="0"/>
        <w:spacing w:after="240" w:before="240" w:lineRule="auto"/>
        <w:rPr>
          <w:sz w:val="26"/>
          <w:szCs w:val="26"/>
        </w:rPr>
      </w:pPr>
      <w:r w:rsidDel="00000000" w:rsidR="00000000" w:rsidRPr="00000000">
        <w:rPr>
          <w:b w:val="1"/>
          <w:sz w:val="26"/>
          <w:szCs w:val="26"/>
          <w:rtl w:val="0"/>
        </w:rPr>
        <w:t xml:space="preserve">Step 4:</w:t>
      </w:r>
      <w:r w:rsidDel="00000000" w:rsidR="00000000" w:rsidRPr="00000000">
        <w:rPr>
          <w:sz w:val="26"/>
          <w:szCs w:val="26"/>
          <w:rtl w:val="0"/>
        </w:rPr>
        <w:t xml:space="preserve"> So we need to swap them so that 9 comes first.</w:t>
      </w:r>
    </w:p>
    <w:p w:rsidR="00000000" w:rsidDel="00000000" w:rsidP="00000000" w:rsidRDefault="00000000" w:rsidRPr="00000000" w14:paraId="00000064">
      <w:pPr>
        <w:widowControl w:val="0"/>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[7, 9, 12, 11, 3]</w:t>
      </w:r>
    </w:p>
    <w:p w:rsidR="00000000" w:rsidDel="00000000" w:rsidP="00000000" w:rsidRDefault="00000000" w:rsidRPr="00000000" w14:paraId="00000065">
      <w:pPr>
        <w:widowControl w:val="0"/>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widowControl w:val="0"/>
        <w:spacing w:after="240" w:before="240" w:lineRule="auto"/>
        <w:rPr>
          <w:sz w:val="26"/>
          <w:szCs w:val="26"/>
        </w:rPr>
      </w:pPr>
      <w:r w:rsidDel="00000000" w:rsidR="00000000" w:rsidRPr="00000000">
        <w:rPr>
          <w:b w:val="1"/>
          <w:sz w:val="26"/>
          <w:szCs w:val="26"/>
          <w:rtl w:val="0"/>
        </w:rPr>
        <w:t xml:space="preserve">Step 5:</w:t>
      </w:r>
      <w:r w:rsidDel="00000000" w:rsidR="00000000" w:rsidRPr="00000000">
        <w:rPr>
          <w:sz w:val="26"/>
          <w:szCs w:val="26"/>
          <w:rtl w:val="0"/>
        </w:rPr>
        <w:t xml:space="preserve"> Taking one step forward, looking at 12 and 11.</w:t>
      </w:r>
    </w:p>
    <w:p w:rsidR="00000000" w:rsidDel="00000000" w:rsidP="00000000" w:rsidRDefault="00000000" w:rsidRPr="00000000" w14:paraId="00000067">
      <w:pPr>
        <w:widowControl w:val="0"/>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[7, 9, 12, 11, 3]</w:t>
      </w:r>
    </w:p>
    <w:p w:rsidR="00000000" w:rsidDel="00000000" w:rsidP="00000000" w:rsidRDefault="00000000" w:rsidRPr="00000000" w14:paraId="00000068">
      <w:pPr>
        <w:widowControl w:val="0"/>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widowControl w:val="0"/>
        <w:spacing w:after="240" w:before="240" w:lineRule="auto"/>
        <w:rPr>
          <w:sz w:val="26"/>
          <w:szCs w:val="26"/>
        </w:rPr>
      </w:pPr>
      <w:r w:rsidDel="00000000" w:rsidR="00000000" w:rsidRPr="00000000">
        <w:rPr>
          <w:b w:val="1"/>
          <w:sz w:val="26"/>
          <w:szCs w:val="26"/>
          <w:rtl w:val="0"/>
        </w:rPr>
        <w:t xml:space="preserve">Step 6:</w:t>
      </w:r>
      <w:r w:rsidDel="00000000" w:rsidR="00000000" w:rsidRPr="00000000">
        <w:rPr>
          <w:sz w:val="26"/>
          <w:szCs w:val="26"/>
          <w:rtl w:val="0"/>
        </w:rPr>
        <w:t xml:space="preserve"> We must swap so that 11 comes before 12.</w:t>
      </w:r>
    </w:p>
    <w:p w:rsidR="00000000" w:rsidDel="00000000" w:rsidP="00000000" w:rsidRDefault="00000000" w:rsidRPr="00000000" w14:paraId="0000006A">
      <w:pPr>
        <w:widowControl w:val="0"/>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[7, 9, 11, 12, 3]</w:t>
      </w:r>
    </w:p>
    <w:p w:rsidR="00000000" w:rsidDel="00000000" w:rsidP="00000000" w:rsidRDefault="00000000" w:rsidRPr="00000000" w14:paraId="0000006B">
      <w:pPr>
        <w:widowControl w:val="0"/>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widowControl w:val="0"/>
        <w:spacing w:after="240" w:before="240" w:lineRule="auto"/>
        <w:rPr>
          <w:sz w:val="26"/>
          <w:szCs w:val="26"/>
        </w:rPr>
      </w:pPr>
      <w:r w:rsidDel="00000000" w:rsidR="00000000" w:rsidRPr="00000000">
        <w:rPr>
          <w:b w:val="1"/>
          <w:sz w:val="26"/>
          <w:szCs w:val="26"/>
          <w:rtl w:val="0"/>
        </w:rPr>
        <w:t xml:space="preserve">Step 7:</w:t>
      </w:r>
      <w:r w:rsidDel="00000000" w:rsidR="00000000" w:rsidRPr="00000000">
        <w:rPr>
          <w:sz w:val="26"/>
          <w:szCs w:val="26"/>
          <w:rtl w:val="0"/>
        </w:rPr>
        <w:t xml:space="preserve"> Looking at 12 and 3, do we need to swap them? Yes.</w:t>
      </w:r>
    </w:p>
    <w:p w:rsidR="00000000" w:rsidDel="00000000" w:rsidP="00000000" w:rsidRDefault="00000000" w:rsidRPr="00000000" w14:paraId="0000006D">
      <w:pPr>
        <w:widowControl w:val="0"/>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[7, 9, 11, 12, 3]</w:t>
      </w:r>
    </w:p>
    <w:p w:rsidR="00000000" w:rsidDel="00000000" w:rsidP="00000000" w:rsidRDefault="00000000" w:rsidRPr="00000000" w14:paraId="0000006E">
      <w:pPr>
        <w:widowControl w:val="0"/>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widowControl w:val="0"/>
        <w:spacing w:after="240" w:before="240" w:lineRule="auto"/>
        <w:rPr>
          <w:sz w:val="26"/>
          <w:szCs w:val="26"/>
        </w:rPr>
      </w:pPr>
      <w:r w:rsidDel="00000000" w:rsidR="00000000" w:rsidRPr="00000000">
        <w:rPr>
          <w:b w:val="1"/>
          <w:sz w:val="26"/>
          <w:szCs w:val="26"/>
          <w:rtl w:val="0"/>
        </w:rPr>
        <w:t xml:space="preserve">Step 8:</w:t>
      </w:r>
      <w:r w:rsidDel="00000000" w:rsidR="00000000" w:rsidRPr="00000000">
        <w:rPr>
          <w:sz w:val="26"/>
          <w:szCs w:val="26"/>
          <w:rtl w:val="0"/>
        </w:rPr>
        <w:t xml:space="preserve"> Swapping 12 and 3 so that 3 comes first.</w:t>
      </w:r>
    </w:p>
    <w:p w:rsidR="00000000" w:rsidDel="00000000" w:rsidP="00000000" w:rsidRDefault="00000000" w:rsidRPr="00000000" w14:paraId="00000070">
      <w:pPr>
        <w:widowControl w:val="0"/>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[7, 9, 11, 3, 12]</w:t>
      </w:r>
    </w:p>
    <w:p w:rsidR="00000000" w:rsidDel="00000000" w:rsidP="00000000" w:rsidRDefault="00000000" w:rsidRPr="00000000" w14:paraId="00000071">
      <w:pPr>
        <w:widowControl w:val="0"/>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widowControl w:val="0"/>
        <w:spacing w:after="240" w:before="240" w:lineRule="auto"/>
        <w:rPr>
          <w:sz w:val="26"/>
          <w:szCs w:val="26"/>
        </w:rPr>
      </w:pPr>
      <w:r w:rsidDel="00000000" w:rsidR="00000000" w:rsidRPr="00000000">
        <w:rPr>
          <w:sz w:val="26"/>
          <w:szCs w:val="26"/>
          <w:rtl w:val="0"/>
        </w:rPr>
        <w:t xml:space="preserve">Repeat until no more swaps are needed and you will get a sorted array:</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75">
      <w:pPr>
        <w:pStyle w:val="Heading2"/>
        <w:keepNext w:val="0"/>
        <w:keepLines w:val="0"/>
        <w:widowControl w:val="0"/>
        <w:spacing w:after="80" w:lineRule="auto"/>
        <w:rPr>
          <w:b w:val="1"/>
          <w:sz w:val="34"/>
          <w:szCs w:val="34"/>
        </w:rPr>
      </w:pPr>
      <w:bookmarkStart w:colFirst="0" w:colLast="0" w:name="_mboftpfcyamy" w:id="7"/>
      <w:bookmarkEnd w:id="7"/>
      <w:r w:rsidDel="00000000" w:rsidR="00000000" w:rsidRPr="00000000">
        <w:rPr>
          <w:b w:val="1"/>
          <w:sz w:val="34"/>
          <w:szCs w:val="34"/>
          <w:rtl w:val="0"/>
        </w:rPr>
        <w:t xml:space="preserve">Implement Bubble Sort in Python</w:t>
      </w:r>
    </w:p>
    <w:p w:rsidR="00000000" w:rsidDel="00000000" w:rsidP="00000000" w:rsidRDefault="00000000" w:rsidRPr="00000000" w14:paraId="00000076">
      <w:pPr>
        <w:widowControl w:val="0"/>
        <w:spacing w:after="240" w:before="240" w:lineRule="auto"/>
        <w:rPr>
          <w:sz w:val="26"/>
          <w:szCs w:val="26"/>
        </w:rPr>
      </w:pPr>
      <w:r w:rsidDel="00000000" w:rsidR="00000000" w:rsidRPr="00000000">
        <w:rPr>
          <w:sz w:val="26"/>
          <w:szCs w:val="26"/>
          <w:rtl w:val="0"/>
        </w:rPr>
        <w:t xml:space="preserve">To implement the Bubble Sort algorithm in Python, we need:</w:t>
      </w:r>
    </w:p>
    <w:p w:rsidR="00000000" w:rsidDel="00000000" w:rsidP="00000000" w:rsidRDefault="00000000" w:rsidRPr="00000000" w14:paraId="00000077">
      <w:pPr>
        <w:widowControl w:val="0"/>
        <w:numPr>
          <w:ilvl w:val="0"/>
          <w:numId w:val="5"/>
        </w:numPr>
        <w:spacing w:after="0" w:afterAutospacing="0" w:before="240" w:lineRule="auto"/>
        <w:ind w:left="720" w:hanging="360"/>
        <w:rPr>
          <w:sz w:val="26"/>
          <w:szCs w:val="26"/>
        </w:rPr>
      </w:pPr>
      <w:r w:rsidDel="00000000" w:rsidR="00000000" w:rsidRPr="00000000">
        <w:rPr>
          <w:sz w:val="26"/>
          <w:szCs w:val="26"/>
          <w:rtl w:val="0"/>
        </w:rPr>
        <w:t xml:space="preserve">An array with values to sort.</w:t>
      </w:r>
    </w:p>
    <w:p w:rsidR="00000000" w:rsidDel="00000000" w:rsidP="00000000" w:rsidRDefault="00000000" w:rsidRPr="00000000" w14:paraId="00000078">
      <w:pPr>
        <w:widowControl w:val="0"/>
        <w:numPr>
          <w:ilvl w:val="0"/>
          <w:numId w:val="5"/>
        </w:numPr>
        <w:spacing w:after="0" w:afterAutospacing="0" w:before="0" w:beforeAutospacing="0" w:lineRule="auto"/>
        <w:ind w:left="720" w:hanging="360"/>
        <w:rPr>
          <w:sz w:val="26"/>
          <w:szCs w:val="26"/>
        </w:rPr>
      </w:pPr>
      <w:r w:rsidDel="00000000" w:rsidR="00000000" w:rsidRPr="00000000">
        <w:rPr>
          <w:sz w:val="26"/>
          <w:szCs w:val="26"/>
          <w:rtl w:val="0"/>
        </w:rPr>
        <w:t xml:space="preserve">An inner loop that goes through the array and swaps values if the first value is higher than the next value. This loop must loop through one less value each time it runs.</w:t>
      </w:r>
    </w:p>
    <w:p w:rsidR="00000000" w:rsidDel="00000000" w:rsidP="00000000" w:rsidRDefault="00000000" w:rsidRPr="00000000" w14:paraId="00000079">
      <w:pPr>
        <w:widowControl w:val="0"/>
        <w:numPr>
          <w:ilvl w:val="0"/>
          <w:numId w:val="5"/>
        </w:numPr>
        <w:spacing w:after="240" w:before="0" w:beforeAutospacing="0" w:lineRule="auto"/>
        <w:ind w:left="720" w:hanging="360"/>
        <w:rPr>
          <w:sz w:val="26"/>
          <w:szCs w:val="26"/>
        </w:rPr>
      </w:pPr>
      <w:r w:rsidDel="00000000" w:rsidR="00000000" w:rsidRPr="00000000">
        <w:rPr>
          <w:sz w:val="26"/>
          <w:szCs w:val="26"/>
          <w:rtl w:val="0"/>
        </w:rPr>
        <w:t xml:space="preserve">An outer loop that controls how many times the inner loop must run. For an array with n values, this outer loop must run n-1 times.</w:t>
      </w:r>
    </w:p>
    <w:p w:rsidR="00000000" w:rsidDel="00000000" w:rsidP="00000000" w:rsidRDefault="00000000" w:rsidRPr="00000000" w14:paraId="0000007A">
      <w:pPr>
        <w:widowControl w:val="0"/>
        <w:spacing w:after="240" w:before="240" w:lineRule="auto"/>
        <w:rPr>
          <w:b w:val="1"/>
          <w:sz w:val="26"/>
          <w:szCs w:val="26"/>
        </w:rPr>
      </w:pPr>
      <w:r w:rsidDel="00000000" w:rsidR="00000000" w:rsidRPr="00000000">
        <w:rPr>
          <w:b w:val="1"/>
          <w:sz w:val="26"/>
          <w:szCs w:val="26"/>
          <w:rtl w:val="0"/>
        </w:rPr>
        <w:t xml:space="preserve">Program 1:</w:t>
      </w:r>
    </w:p>
    <w:tbl>
      <w:tblPr>
        <w:tblStyle w:val="Table4"/>
        <w:jc w:val="left"/>
        <w:tblLayout w:type="fixed"/>
        <w:tblLook w:val="0600"/>
      </w:tblPr>
      <w:tblGrid>
        <w:gridCol w:w="9360"/>
        <w:tblGridChange w:id="0">
          <w:tblGrid>
            <w:gridCol w:w="9360"/>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Fonts w:ascii="Consolas" w:cs="Consolas" w:eastAsia="Consolas" w:hAnsi="Consolas"/>
                <w:color w:val="585260"/>
                <w:sz w:val="26"/>
                <w:szCs w:val="26"/>
                <w:shd w:fill="efecf4" w:val="clear"/>
                <w:rtl w:val="0"/>
              </w:rPr>
              <w:t xml:space="preserve">mylist = [</w:t>
            </w:r>
            <w:r w:rsidDel="00000000" w:rsidR="00000000" w:rsidRPr="00000000">
              <w:rPr>
                <w:rFonts w:ascii="Consolas" w:cs="Consolas" w:eastAsia="Consolas" w:hAnsi="Consolas"/>
                <w:color w:val="aa573c"/>
                <w:sz w:val="26"/>
                <w:szCs w:val="26"/>
                <w:shd w:fill="efecf4" w:val="clear"/>
                <w:rtl w:val="0"/>
              </w:rPr>
              <w:t xml:space="preserve">64</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aa573c"/>
                <w:sz w:val="26"/>
                <w:szCs w:val="26"/>
                <w:shd w:fill="efecf4" w:val="clear"/>
                <w:rtl w:val="0"/>
              </w:rPr>
              <w:t xml:space="preserve">34</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aa573c"/>
                <w:sz w:val="26"/>
                <w:szCs w:val="26"/>
                <w:shd w:fill="efecf4" w:val="clear"/>
                <w:rtl w:val="0"/>
              </w:rPr>
              <w:t xml:space="preserve">25</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aa573c"/>
                <w:sz w:val="26"/>
                <w:szCs w:val="26"/>
                <w:shd w:fill="efecf4" w:val="clear"/>
                <w:rtl w:val="0"/>
              </w:rPr>
              <w:t xml:space="preserve">12</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aa573c"/>
                <w:sz w:val="26"/>
                <w:szCs w:val="26"/>
                <w:shd w:fill="efecf4" w:val="clear"/>
                <w:rtl w:val="0"/>
              </w:rPr>
              <w:t xml:space="preserve">22</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aa573c"/>
                <w:sz w:val="26"/>
                <w:szCs w:val="26"/>
                <w:shd w:fill="efecf4" w:val="clear"/>
                <w:rtl w:val="0"/>
              </w:rPr>
              <w:t xml:space="preserve">11</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aa573c"/>
                <w:sz w:val="26"/>
                <w:szCs w:val="26"/>
                <w:shd w:fill="efecf4" w:val="clear"/>
                <w:rtl w:val="0"/>
              </w:rPr>
              <w:t xml:space="preserve">90</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aa573c"/>
                <w:sz w:val="26"/>
                <w:szCs w:val="26"/>
                <w:shd w:fill="efecf4" w:val="clear"/>
                <w:rtl w:val="0"/>
              </w:rPr>
              <w:t xml:space="preserve">5</w:t>
            </w:r>
            <w:r w:rsidDel="00000000" w:rsidR="00000000" w:rsidRPr="00000000">
              <w:rPr>
                <w:rFonts w:ascii="Consolas" w:cs="Consolas" w:eastAsia="Consolas" w:hAnsi="Consolas"/>
                <w:color w:val="585260"/>
                <w:sz w:val="26"/>
                <w:szCs w:val="26"/>
                <w:shd w:fill="efecf4" w:val="clear"/>
                <w:rtl w:val="0"/>
              </w:rPr>
              <w:t xml:space="preserve">]</w:t>
              <w:br w:type="textWrapping"/>
              <w:br w:type="textWrapping"/>
              <w:t xml:space="preserve">n = len(mylist)</w:t>
              <w:br w:type="textWrapping"/>
            </w:r>
            <w:r w:rsidDel="00000000" w:rsidR="00000000" w:rsidRPr="00000000">
              <w:rPr>
                <w:rFonts w:ascii="Consolas" w:cs="Consolas" w:eastAsia="Consolas" w:hAnsi="Consolas"/>
                <w:color w:val="955ae7"/>
                <w:sz w:val="26"/>
                <w:szCs w:val="26"/>
                <w:shd w:fill="efecf4" w:val="clear"/>
                <w:rtl w:val="0"/>
              </w:rPr>
              <w:t xml:space="preserve">for</w:t>
            </w:r>
            <w:r w:rsidDel="00000000" w:rsidR="00000000" w:rsidRPr="00000000">
              <w:rPr>
                <w:rFonts w:ascii="Consolas" w:cs="Consolas" w:eastAsia="Consolas" w:hAnsi="Consolas"/>
                <w:color w:val="585260"/>
                <w:sz w:val="26"/>
                <w:szCs w:val="26"/>
                <w:shd w:fill="efecf4" w:val="clear"/>
                <w:rtl w:val="0"/>
              </w:rPr>
              <w:t xml:space="preserve"> i </w:t>
            </w:r>
            <w:r w:rsidDel="00000000" w:rsidR="00000000" w:rsidRPr="00000000">
              <w:rPr>
                <w:rFonts w:ascii="Consolas" w:cs="Consolas" w:eastAsia="Consolas" w:hAnsi="Consolas"/>
                <w:color w:val="955ae7"/>
                <w:sz w:val="26"/>
                <w:szCs w:val="26"/>
                <w:shd w:fill="efecf4" w:val="clear"/>
                <w:rtl w:val="0"/>
              </w:rPr>
              <w:t xml:space="preserve">in</w:t>
            </w:r>
            <w:r w:rsidDel="00000000" w:rsidR="00000000" w:rsidRPr="00000000">
              <w:rPr>
                <w:rFonts w:ascii="Consolas" w:cs="Consolas" w:eastAsia="Consolas" w:hAnsi="Consolas"/>
                <w:color w:val="585260"/>
                <w:sz w:val="26"/>
                <w:szCs w:val="26"/>
                <w:shd w:fill="efecf4" w:val="clear"/>
                <w:rtl w:val="0"/>
              </w:rPr>
              <w:t xml:space="preserve"> range(n</w:t>
            </w:r>
            <w:r w:rsidDel="00000000" w:rsidR="00000000" w:rsidRPr="00000000">
              <w:rPr>
                <w:rFonts w:ascii="Consolas" w:cs="Consolas" w:eastAsia="Consolas" w:hAnsi="Consolas"/>
                <w:color w:val="aa573c"/>
                <w:sz w:val="26"/>
                <w:szCs w:val="26"/>
                <w:shd w:fill="efecf4" w:val="clear"/>
                <w:rtl w:val="0"/>
              </w:rPr>
              <w:t xml:space="preserve">-1</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w:t>
            </w:r>
            <w:r w:rsidDel="00000000" w:rsidR="00000000" w:rsidRPr="00000000">
              <w:rPr>
                <w:rFonts w:ascii="Consolas" w:cs="Consolas" w:eastAsia="Consolas" w:hAnsi="Consolas"/>
                <w:color w:val="955ae7"/>
                <w:sz w:val="26"/>
                <w:szCs w:val="26"/>
                <w:shd w:fill="efecf4" w:val="clear"/>
                <w:rtl w:val="0"/>
              </w:rPr>
              <w:t xml:space="preserve">for</w:t>
            </w:r>
            <w:r w:rsidDel="00000000" w:rsidR="00000000" w:rsidRPr="00000000">
              <w:rPr>
                <w:rFonts w:ascii="Consolas" w:cs="Consolas" w:eastAsia="Consolas" w:hAnsi="Consolas"/>
                <w:color w:val="585260"/>
                <w:sz w:val="26"/>
                <w:szCs w:val="26"/>
                <w:shd w:fill="efecf4" w:val="clear"/>
                <w:rtl w:val="0"/>
              </w:rPr>
              <w:t xml:space="preserve"> j </w:t>
            </w:r>
            <w:r w:rsidDel="00000000" w:rsidR="00000000" w:rsidRPr="00000000">
              <w:rPr>
                <w:rFonts w:ascii="Consolas" w:cs="Consolas" w:eastAsia="Consolas" w:hAnsi="Consolas"/>
                <w:color w:val="955ae7"/>
                <w:sz w:val="26"/>
                <w:szCs w:val="26"/>
                <w:shd w:fill="efecf4" w:val="clear"/>
                <w:rtl w:val="0"/>
              </w:rPr>
              <w:t xml:space="preserve">in</w:t>
            </w:r>
            <w:r w:rsidDel="00000000" w:rsidR="00000000" w:rsidRPr="00000000">
              <w:rPr>
                <w:rFonts w:ascii="Consolas" w:cs="Consolas" w:eastAsia="Consolas" w:hAnsi="Consolas"/>
                <w:color w:val="585260"/>
                <w:sz w:val="26"/>
                <w:szCs w:val="26"/>
                <w:shd w:fill="efecf4" w:val="clear"/>
                <w:rtl w:val="0"/>
              </w:rPr>
              <w:t xml:space="preserve"> range(n-i</w:t>
            </w:r>
            <w:r w:rsidDel="00000000" w:rsidR="00000000" w:rsidRPr="00000000">
              <w:rPr>
                <w:rFonts w:ascii="Consolas" w:cs="Consolas" w:eastAsia="Consolas" w:hAnsi="Consolas"/>
                <w:color w:val="aa573c"/>
                <w:sz w:val="26"/>
                <w:szCs w:val="26"/>
                <w:shd w:fill="efecf4" w:val="clear"/>
                <w:rtl w:val="0"/>
              </w:rPr>
              <w:t xml:space="preserve">-1</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w:t>
            </w:r>
            <w:r w:rsidDel="00000000" w:rsidR="00000000" w:rsidRPr="00000000">
              <w:rPr>
                <w:rFonts w:ascii="Consolas" w:cs="Consolas" w:eastAsia="Consolas" w:hAnsi="Consolas"/>
                <w:color w:val="955ae7"/>
                <w:sz w:val="26"/>
                <w:szCs w:val="26"/>
                <w:shd w:fill="efecf4" w:val="clear"/>
                <w:rtl w:val="0"/>
              </w:rPr>
              <w:t xml:space="preserve">if</w:t>
            </w:r>
            <w:r w:rsidDel="00000000" w:rsidR="00000000" w:rsidRPr="00000000">
              <w:rPr>
                <w:rFonts w:ascii="Consolas" w:cs="Consolas" w:eastAsia="Consolas" w:hAnsi="Consolas"/>
                <w:color w:val="585260"/>
                <w:sz w:val="26"/>
                <w:szCs w:val="26"/>
                <w:shd w:fill="efecf4" w:val="clear"/>
                <w:rtl w:val="0"/>
              </w:rPr>
              <w:t xml:space="preserve"> mylist[j] &gt; mylist[j+</w:t>
            </w:r>
            <w:r w:rsidDel="00000000" w:rsidR="00000000" w:rsidRPr="00000000">
              <w:rPr>
                <w:rFonts w:ascii="Consolas" w:cs="Consolas" w:eastAsia="Consolas" w:hAnsi="Consolas"/>
                <w:color w:val="aa573c"/>
                <w:sz w:val="26"/>
                <w:szCs w:val="26"/>
                <w:shd w:fill="efecf4" w:val="clear"/>
                <w:rtl w:val="0"/>
              </w:rPr>
              <w:t xml:space="preserve">1</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mylist[j], mylist[j+</w:t>
            </w:r>
            <w:r w:rsidDel="00000000" w:rsidR="00000000" w:rsidRPr="00000000">
              <w:rPr>
                <w:rFonts w:ascii="Consolas" w:cs="Consolas" w:eastAsia="Consolas" w:hAnsi="Consolas"/>
                <w:color w:val="aa573c"/>
                <w:sz w:val="26"/>
                <w:szCs w:val="26"/>
                <w:shd w:fill="efecf4" w:val="clear"/>
                <w:rtl w:val="0"/>
              </w:rPr>
              <w:t xml:space="preserve">1</w:t>
            </w:r>
            <w:r w:rsidDel="00000000" w:rsidR="00000000" w:rsidRPr="00000000">
              <w:rPr>
                <w:rFonts w:ascii="Consolas" w:cs="Consolas" w:eastAsia="Consolas" w:hAnsi="Consolas"/>
                <w:color w:val="585260"/>
                <w:sz w:val="26"/>
                <w:szCs w:val="26"/>
                <w:shd w:fill="efecf4" w:val="clear"/>
                <w:rtl w:val="0"/>
              </w:rPr>
              <w:t xml:space="preserve">] = mylist[j+</w:t>
            </w:r>
            <w:r w:rsidDel="00000000" w:rsidR="00000000" w:rsidRPr="00000000">
              <w:rPr>
                <w:rFonts w:ascii="Consolas" w:cs="Consolas" w:eastAsia="Consolas" w:hAnsi="Consolas"/>
                <w:color w:val="aa573c"/>
                <w:sz w:val="26"/>
                <w:szCs w:val="26"/>
                <w:shd w:fill="efecf4" w:val="clear"/>
                <w:rtl w:val="0"/>
              </w:rPr>
              <w:t xml:space="preserve">1</w:t>
            </w:r>
            <w:r w:rsidDel="00000000" w:rsidR="00000000" w:rsidRPr="00000000">
              <w:rPr>
                <w:rFonts w:ascii="Consolas" w:cs="Consolas" w:eastAsia="Consolas" w:hAnsi="Consolas"/>
                <w:color w:val="585260"/>
                <w:sz w:val="26"/>
                <w:szCs w:val="26"/>
                <w:shd w:fill="efecf4" w:val="clear"/>
                <w:rtl w:val="0"/>
              </w:rPr>
              <w:t xml:space="preserve">], mylist[j]</w:t>
              <w:br w:type="textWrapping"/>
              <w:br w:type="textWrapping"/>
              <w:t xml:space="preserve">print(mylist)</w:t>
            </w:r>
            <w:r w:rsidDel="00000000" w:rsidR="00000000" w:rsidRPr="00000000">
              <w:rPr>
                <w:rtl w:val="0"/>
              </w:rPr>
            </w:r>
          </w:p>
        </w:tc>
      </w:tr>
    </w:tbl>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7E">
      <w:pPr>
        <w:pStyle w:val="Heading2"/>
        <w:keepNext w:val="0"/>
        <w:keepLines w:val="0"/>
        <w:widowControl w:val="0"/>
        <w:spacing w:after="80" w:lineRule="auto"/>
        <w:rPr>
          <w:b w:val="1"/>
          <w:sz w:val="34"/>
          <w:szCs w:val="34"/>
        </w:rPr>
      </w:pPr>
      <w:bookmarkStart w:colFirst="0" w:colLast="0" w:name="_p0b89z76hzje" w:id="8"/>
      <w:bookmarkEnd w:id="8"/>
      <w:r w:rsidDel="00000000" w:rsidR="00000000" w:rsidRPr="00000000">
        <w:rPr>
          <w:b w:val="1"/>
          <w:sz w:val="34"/>
          <w:szCs w:val="34"/>
          <w:rtl w:val="0"/>
        </w:rPr>
        <w:t xml:space="preserve">Bubble Sort Improvement</w:t>
      </w:r>
    </w:p>
    <w:p w:rsidR="00000000" w:rsidDel="00000000" w:rsidP="00000000" w:rsidRDefault="00000000" w:rsidRPr="00000000" w14:paraId="0000007F">
      <w:pPr>
        <w:widowControl w:val="0"/>
        <w:spacing w:after="240" w:before="240" w:lineRule="auto"/>
        <w:rPr>
          <w:sz w:val="26"/>
          <w:szCs w:val="26"/>
        </w:rPr>
      </w:pPr>
      <w:r w:rsidDel="00000000" w:rsidR="00000000" w:rsidRPr="00000000">
        <w:rPr>
          <w:sz w:val="26"/>
          <w:szCs w:val="26"/>
          <w:rtl w:val="0"/>
        </w:rPr>
        <w:t xml:space="preserve">The Bubble Sort algorithm can be improved a little bit more.</w:t>
      </w:r>
    </w:p>
    <w:p w:rsidR="00000000" w:rsidDel="00000000" w:rsidP="00000000" w:rsidRDefault="00000000" w:rsidRPr="00000000" w14:paraId="00000080">
      <w:pPr>
        <w:widowControl w:val="0"/>
        <w:spacing w:after="240" w:before="240" w:lineRule="auto"/>
        <w:rPr>
          <w:sz w:val="26"/>
          <w:szCs w:val="26"/>
        </w:rPr>
      </w:pPr>
      <w:r w:rsidDel="00000000" w:rsidR="00000000" w:rsidRPr="00000000">
        <w:rPr>
          <w:sz w:val="26"/>
          <w:szCs w:val="26"/>
          <w:rtl w:val="0"/>
        </w:rPr>
        <w:t xml:space="preserve">Imagine that the array is almost sorted already, with the lowest numbers at the start, like this for example:</w:t>
      </w:r>
    </w:p>
    <w:p w:rsidR="00000000" w:rsidDel="00000000" w:rsidP="00000000" w:rsidRDefault="00000000" w:rsidRPr="00000000" w14:paraId="00000081">
      <w:pPr>
        <w:widowControl w:val="0"/>
        <w:rPr>
          <w:sz w:val="26"/>
          <w:szCs w:val="26"/>
        </w:rPr>
      </w:pPr>
      <w:r w:rsidDel="00000000" w:rsidR="00000000" w:rsidRPr="00000000">
        <w:rPr>
          <w:sz w:val="26"/>
          <w:szCs w:val="26"/>
          <w:rtl w:val="0"/>
        </w:rPr>
        <w:t xml:space="preserve">mylist = [</w:t>
      </w:r>
      <w:r w:rsidDel="00000000" w:rsidR="00000000" w:rsidRPr="00000000">
        <w:rPr>
          <w:color w:val="990055"/>
          <w:sz w:val="26"/>
          <w:szCs w:val="26"/>
          <w:rtl w:val="0"/>
        </w:rPr>
        <w:t xml:space="preserve">7</w:t>
      </w:r>
      <w:r w:rsidDel="00000000" w:rsidR="00000000" w:rsidRPr="00000000">
        <w:rPr>
          <w:sz w:val="26"/>
          <w:szCs w:val="26"/>
          <w:rtl w:val="0"/>
        </w:rPr>
        <w:t xml:space="preserve">, </w:t>
      </w:r>
      <w:r w:rsidDel="00000000" w:rsidR="00000000" w:rsidRPr="00000000">
        <w:rPr>
          <w:color w:val="990055"/>
          <w:sz w:val="26"/>
          <w:szCs w:val="26"/>
          <w:rtl w:val="0"/>
        </w:rPr>
        <w:t xml:space="preserve">3</w:t>
      </w:r>
      <w:r w:rsidDel="00000000" w:rsidR="00000000" w:rsidRPr="00000000">
        <w:rPr>
          <w:sz w:val="26"/>
          <w:szCs w:val="26"/>
          <w:rtl w:val="0"/>
        </w:rPr>
        <w:t xml:space="preserve">, </w:t>
      </w:r>
      <w:r w:rsidDel="00000000" w:rsidR="00000000" w:rsidRPr="00000000">
        <w:rPr>
          <w:color w:val="990055"/>
          <w:sz w:val="26"/>
          <w:szCs w:val="26"/>
          <w:rtl w:val="0"/>
        </w:rPr>
        <w:t xml:space="preserve">9</w:t>
      </w:r>
      <w:r w:rsidDel="00000000" w:rsidR="00000000" w:rsidRPr="00000000">
        <w:rPr>
          <w:sz w:val="26"/>
          <w:szCs w:val="26"/>
          <w:rtl w:val="0"/>
        </w:rPr>
        <w:t xml:space="preserve">, </w:t>
      </w:r>
      <w:r w:rsidDel="00000000" w:rsidR="00000000" w:rsidRPr="00000000">
        <w:rPr>
          <w:color w:val="990055"/>
          <w:sz w:val="26"/>
          <w:szCs w:val="26"/>
          <w:rtl w:val="0"/>
        </w:rPr>
        <w:t xml:space="preserve">12</w:t>
      </w:r>
      <w:r w:rsidDel="00000000" w:rsidR="00000000" w:rsidRPr="00000000">
        <w:rPr>
          <w:sz w:val="26"/>
          <w:szCs w:val="26"/>
          <w:rtl w:val="0"/>
        </w:rPr>
        <w:t xml:space="preserve">, </w:t>
      </w:r>
      <w:r w:rsidDel="00000000" w:rsidR="00000000" w:rsidRPr="00000000">
        <w:rPr>
          <w:color w:val="990055"/>
          <w:sz w:val="26"/>
          <w:szCs w:val="26"/>
          <w:rtl w:val="0"/>
        </w:rPr>
        <w:t xml:space="preserve">11</w:t>
      </w:r>
      <w:r w:rsidDel="00000000" w:rsidR="00000000" w:rsidRPr="00000000">
        <w:rPr>
          <w:sz w:val="26"/>
          <w:szCs w:val="26"/>
          <w:rtl w:val="0"/>
        </w:rPr>
        <w:t xml:space="preserve">]</w:t>
      </w:r>
    </w:p>
    <w:p w:rsidR="00000000" w:rsidDel="00000000" w:rsidP="00000000" w:rsidRDefault="00000000" w:rsidRPr="00000000" w14:paraId="00000082">
      <w:pPr>
        <w:widowControl w:val="0"/>
        <w:spacing w:after="240" w:before="240" w:lineRule="auto"/>
        <w:rPr>
          <w:sz w:val="26"/>
          <w:szCs w:val="26"/>
        </w:rPr>
      </w:pPr>
      <w:r w:rsidDel="00000000" w:rsidR="00000000" w:rsidRPr="00000000">
        <w:rPr>
          <w:sz w:val="26"/>
          <w:szCs w:val="26"/>
          <w:rtl w:val="0"/>
        </w:rPr>
        <w:t xml:space="preserve">In this case, the array will be sorted after the first run, but the Bubble Sort algorithm will continue to run, without swapping elements, and that is not necessary.</w:t>
      </w:r>
    </w:p>
    <w:p w:rsidR="00000000" w:rsidDel="00000000" w:rsidP="00000000" w:rsidRDefault="00000000" w:rsidRPr="00000000" w14:paraId="00000083">
      <w:pPr>
        <w:widowControl w:val="0"/>
        <w:spacing w:after="240" w:before="240" w:lineRule="auto"/>
        <w:rPr>
          <w:sz w:val="26"/>
          <w:szCs w:val="26"/>
        </w:rPr>
      </w:pPr>
      <w:r w:rsidDel="00000000" w:rsidR="00000000" w:rsidRPr="00000000">
        <w:rPr>
          <w:sz w:val="26"/>
          <w:szCs w:val="26"/>
          <w:rtl w:val="0"/>
        </w:rPr>
        <w:t xml:space="preserve">If the algorithm goes through the array one time without swapping any values, the array must be finished sorted, and we can stop the algorithm, like this:</w:t>
      </w:r>
    </w:p>
    <w:p w:rsidR="00000000" w:rsidDel="00000000" w:rsidP="00000000" w:rsidRDefault="00000000" w:rsidRPr="00000000" w14:paraId="00000084">
      <w:pPr>
        <w:widowControl w:val="0"/>
        <w:spacing w:after="240" w:before="240" w:lineRule="auto"/>
        <w:rPr>
          <w:sz w:val="26"/>
          <w:szCs w:val="26"/>
        </w:rPr>
      </w:pPr>
      <w:r w:rsidDel="00000000" w:rsidR="00000000" w:rsidRPr="00000000">
        <w:rPr>
          <w:rtl w:val="0"/>
        </w:rPr>
      </w:r>
    </w:p>
    <w:p w:rsidR="00000000" w:rsidDel="00000000" w:rsidP="00000000" w:rsidRDefault="00000000" w:rsidRPr="00000000" w14:paraId="00000085">
      <w:pPr>
        <w:widowControl w:val="0"/>
        <w:spacing w:after="240" w:before="240" w:lineRule="auto"/>
        <w:rPr>
          <w:sz w:val="26"/>
          <w:szCs w:val="26"/>
        </w:rPr>
      </w:pPr>
      <w:r w:rsidDel="00000000" w:rsidR="00000000" w:rsidRPr="00000000">
        <w:rPr>
          <w:sz w:val="26"/>
          <w:szCs w:val="26"/>
          <w:rtl w:val="0"/>
        </w:rPr>
        <w:t xml:space="preserve">Program 1 Contd.</w:t>
      </w:r>
    </w:p>
    <w:tbl>
      <w:tblPr>
        <w:tblStyle w:val="Table5"/>
        <w:jc w:val="left"/>
        <w:tblLayout w:type="fixed"/>
        <w:tblLook w:val="0600"/>
      </w:tblPr>
      <w:tblGrid>
        <w:gridCol w:w="9360"/>
        <w:tblGridChange w:id="0">
          <w:tblGrid>
            <w:gridCol w:w="9360"/>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Fonts w:ascii="Consolas" w:cs="Consolas" w:eastAsia="Consolas" w:hAnsi="Consolas"/>
                <w:color w:val="585260"/>
                <w:sz w:val="26"/>
                <w:szCs w:val="26"/>
                <w:shd w:fill="efecf4" w:val="clear"/>
                <w:rtl w:val="0"/>
              </w:rPr>
              <w:t xml:space="preserve">mylist = [</w:t>
            </w:r>
            <w:r w:rsidDel="00000000" w:rsidR="00000000" w:rsidRPr="00000000">
              <w:rPr>
                <w:rFonts w:ascii="Consolas" w:cs="Consolas" w:eastAsia="Consolas" w:hAnsi="Consolas"/>
                <w:color w:val="aa573c"/>
                <w:sz w:val="26"/>
                <w:szCs w:val="26"/>
                <w:shd w:fill="efecf4" w:val="clear"/>
                <w:rtl w:val="0"/>
              </w:rPr>
              <w:t xml:space="preserve">7</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aa573c"/>
                <w:sz w:val="26"/>
                <w:szCs w:val="26"/>
                <w:shd w:fill="efecf4" w:val="clear"/>
                <w:rtl w:val="0"/>
              </w:rPr>
              <w:t xml:space="preserve">3</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aa573c"/>
                <w:sz w:val="26"/>
                <w:szCs w:val="26"/>
                <w:shd w:fill="efecf4" w:val="clear"/>
                <w:rtl w:val="0"/>
              </w:rPr>
              <w:t xml:space="preserve">9</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aa573c"/>
                <w:sz w:val="26"/>
                <w:szCs w:val="26"/>
                <w:shd w:fill="efecf4" w:val="clear"/>
                <w:rtl w:val="0"/>
              </w:rPr>
              <w:t xml:space="preserve">12</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aa573c"/>
                <w:sz w:val="26"/>
                <w:szCs w:val="26"/>
                <w:shd w:fill="efecf4" w:val="clear"/>
                <w:rtl w:val="0"/>
              </w:rPr>
              <w:t xml:space="preserve">11</w:t>
            </w:r>
            <w:r w:rsidDel="00000000" w:rsidR="00000000" w:rsidRPr="00000000">
              <w:rPr>
                <w:rFonts w:ascii="Consolas" w:cs="Consolas" w:eastAsia="Consolas" w:hAnsi="Consolas"/>
                <w:color w:val="585260"/>
                <w:sz w:val="26"/>
                <w:szCs w:val="26"/>
                <w:shd w:fill="efecf4" w:val="clear"/>
                <w:rtl w:val="0"/>
              </w:rPr>
              <w:t xml:space="preserve">]</w:t>
              <w:br w:type="textWrapping"/>
              <w:br w:type="textWrapping"/>
              <w:t xml:space="preserve">n = len(mylist)</w:t>
              <w:br w:type="textWrapping"/>
            </w:r>
            <w:r w:rsidDel="00000000" w:rsidR="00000000" w:rsidRPr="00000000">
              <w:rPr>
                <w:rFonts w:ascii="Consolas" w:cs="Consolas" w:eastAsia="Consolas" w:hAnsi="Consolas"/>
                <w:color w:val="955ae7"/>
                <w:sz w:val="26"/>
                <w:szCs w:val="26"/>
                <w:shd w:fill="efecf4" w:val="clear"/>
                <w:rtl w:val="0"/>
              </w:rPr>
              <w:t xml:space="preserve">for</w:t>
            </w:r>
            <w:r w:rsidDel="00000000" w:rsidR="00000000" w:rsidRPr="00000000">
              <w:rPr>
                <w:rFonts w:ascii="Consolas" w:cs="Consolas" w:eastAsia="Consolas" w:hAnsi="Consolas"/>
                <w:color w:val="585260"/>
                <w:sz w:val="26"/>
                <w:szCs w:val="26"/>
                <w:shd w:fill="efecf4" w:val="clear"/>
                <w:rtl w:val="0"/>
              </w:rPr>
              <w:t xml:space="preserve"> i </w:t>
            </w:r>
            <w:r w:rsidDel="00000000" w:rsidR="00000000" w:rsidRPr="00000000">
              <w:rPr>
                <w:rFonts w:ascii="Consolas" w:cs="Consolas" w:eastAsia="Consolas" w:hAnsi="Consolas"/>
                <w:color w:val="955ae7"/>
                <w:sz w:val="26"/>
                <w:szCs w:val="26"/>
                <w:shd w:fill="efecf4" w:val="clear"/>
                <w:rtl w:val="0"/>
              </w:rPr>
              <w:t xml:space="preserve">in</w:t>
            </w:r>
            <w:r w:rsidDel="00000000" w:rsidR="00000000" w:rsidRPr="00000000">
              <w:rPr>
                <w:rFonts w:ascii="Consolas" w:cs="Consolas" w:eastAsia="Consolas" w:hAnsi="Consolas"/>
                <w:color w:val="585260"/>
                <w:sz w:val="26"/>
                <w:szCs w:val="26"/>
                <w:shd w:fill="efecf4" w:val="clear"/>
                <w:rtl w:val="0"/>
              </w:rPr>
              <w:t xml:space="preserve"> range(n</w:t>
            </w:r>
            <w:r w:rsidDel="00000000" w:rsidR="00000000" w:rsidRPr="00000000">
              <w:rPr>
                <w:rFonts w:ascii="Consolas" w:cs="Consolas" w:eastAsia="Consolas" w:hAnsi="Consolas"/>
                <w:color w:val="aa573c"/>
                <w:sz w:val="26"/>
                <w:szCs w:val="26"/>
                <w:shd w:fill="efecf4" w:val="clear"/>
                <w:rtl w:val="0"/>
              </w:rPr>
              <w:t xml:space="preserve">-1</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swapped = </w:t>
            </w:r>
            <w:r w:rsidDel="00000000" w:rsidR="00000000" w:rsidRPr="00000000">
              <w:rPr>
                <w:rFonts w:ascii="Consolas" w:cs="Consolas" w:eastAsia="Consolas" w:hAnsi="Consolas"/>
                <w:color w:val="955ae7"/>
                <w:sz w:val="26"/>
                <w:szCs w:val="26"/>
                <w:shd w:fill="efecf4" w:val="clear"/>
                <w:rtl w:val="0"/>
              </w:rPr>
              <w:t xml:space="preserve">False</w:t>
            </w:r>
            <w:r w:rsidDel="00000000" w:rsidR="00000000" w:rsidRPr="00000000">
              <w:rPr>
                <w:rFonts w:ascii="Consolas" w:cs="Consolas" w:eastAsia="Consolas" w:hAnsi="Consolas"/>
                <w:color w:val="585260"/>
                <w:sz w:val="26"/>
                <w:szCs w:val="26"/>
                <w:shd w:fill="efecf4" w:val="clear"/>
                <w:rtl w:val="0"/>
              </w:rPr>
              <w:br w:type="textWrapping"/>
              <w:t xml:space="preserve">  </w:t>
            </w:r>
            <w:r w:rsidDel="00000000" w:rsidR="00000000" w:rsidRPr="00000000">
              <w:rPr>
                <w:rFonts w:ascii="Consolas" w:cs="Consolas" w:eastAsia="Consolas" w:hAnsi="Consolas"/>
                <w:color w:val="955ae7"/>
                <w:sz w:val="26"/>
                <w:szCs w:val="26"/>
                <w:shd w:fill="efecf4" w:val="clear"/>
                <w:rtl w:val="0"/>
              </w:rPr>
              <w:t xml:space="preserve">for</w:t>
            </w:r>
            <w:r w:rsidDel="00000000" w:rsidR="00000000" w:rsidRPr="00000000">
              <w:rPr>
                <w:rFonts w:ascii="Consolas" w:cs="Consolas" w:eastAsia="Consolas" w:hAnsi="Consolas"/>
                <w:color w:val="585260"/>
                <w:sz w:val="26"/>
                <w:szCs w:val="26"/>
                <w:shd w:fill="efecf4" w:val="clear"/>
                <w:rtl w:val="0"/>
              </w:rPr>
              <w:t xml:space="preserve"> j </w:t>
            </w:r>
            <w:r w:rsidDel="00000000" w:rsidR="00000000" w:rsidRPr="00000000">
              <w:rPr>
                <w:rFonts w:ascii="Consolas" w:cs="Consolas" w:eastAsia="Consolas" w:hAnsi="Consolas"/>
                <w:color w:val="955ae7"/>
                <w:sz w:val="26"/>
                <w:szCs w:val="26"/>
                <w:shd w:fill="efecf4" w:val="clear"/>
                <w:rtl w:val="0"/>
              </w:rPr>
              <w:t xml:space="preserve">in</w:t>
            </w:r>
            <w:r w:rsidDel="00000000" w:rsidR="00000000" w:rsidRPr="00000000">
              <w:rPr>
                <w:rFonts w:ascii="Consolas" w:cs="Consolas" w:eastAsia="Consolas" w:hAnsi="Consolas"/>
                <w:color w:val="585260"/>
                <w:sz w:val="26"/>
                <w:szCs w:val="26"/>
                <w:shd w:fill="efecf4" w:val="clear"/>
                <w:rtl w:val="0"/>
              </w:rPr>
              <w:t xml:space="preserve"> range(n-i</w:t>
            </w:r>
            <w:r w:rsidDel="00000000" w:rsidR="00000000" w:rsidRPr="00000000">
              <w:rPr>
                <w:rFonts w:ascii="Consolas" w:cs="Consolas" w:eastAsia="Consolas" w:hAnsi="Consolas"/>
                <w:color w:val="aa573c"/>
                <w:sz w:val="26"/>
                <w:szCs w:val="26"/>
                <w:shd w:fill="efecf4" w:val="clear"/>
                <w:rtl w:val="0"/>
              </w:rPr>
              <w:t xml:space="preserve">-1</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w:t>
            </w:r>
            <w:r w:rsidDel="00000000" w:rsidR="00000000" w:rsidRPr="00000000">
              <w:rPr>
                <w:rFonts w:ascii="Consolas" w:cs="Consolas" w:eastAsia="Consolas" w:hAnsi="Consolas"/>
                <w:color w:val="955ae7"/>
                <w:sz w:val="26"/>
                <w:szCs w:val="26"/>
                <w:shd w:fill="efecf4" w:val="clear"/>
                <w:rtl w:val="0"/>
              </w:rPr>
              <w:t xml:space="preserve">if</w:t>
            </w:r>
            <w:r w:rsidDel="00000000" w:rsidR="00000000" w:rsidRPr="00000000">
              <w:rPr>
                <w:rFonts w:ascii="Consolas" w:cs="Consolas" w:eastAsia="Consolas" w:hAnsi="Consolas"/>
                <w:color w:val="585260"/>
                <w:sz w:val="26"/>
                <w:szCs w:val="26"/>
                <w:shd w:fill="efecf4" w:val="clear"/>
                <w:rtl w:val="0"/>
              </w:rPr>
              <w:t xml:space="preserve"> mylist[j] &gt; mylist[j+</w:t>
            </w:r>
            <w:r w:rsidDel="00000000" w:rsidR="00000000" w:rsidRPr="00000000">
              <w:rPr>
                <w:rFonts w:ascii="Consolas" w:cs="Consolas" w:eastAsia="Consolas" w:hAnsi="Consolas"/>
                <w:color w:val="aa573c"/>
                <w:sz w:val="26"/>
                <w:szCs w:val="26"/>
                <w:shd w:fill="efecf4" w:val="clear"/>
                <w:rtl w:val="0"/>
              </w:rPr>
              <w:t xml:space="preserve">1</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mylist[j], mylist[j+</w:t>
            </w:r>
            <w:r w:rsidDel="00000000" w:rsidR="00000000" w:rsidRPr="00000000">
              <w:rPr>
                <w:rFonts w:ascii="Consolas" w:cs="Consolas" w:eastAsia="Consolas" w:hAnsi="Consolas"/>
                <w:color w:val="aa573c"/>
                <w:sz w:val="26"/>
                <w:szCs w:val="26"/>
                <w:shd w:fill="efecf4" w:val="clear"/>
                <w:rtl w:val="0"/>
              </w:rPr>
              <w:t xml:space="preserve">1</w:t>
            </w:r>
            <w:r w:rsidDel="00000000" w:rsidR="00000000" w:rsidRPr="00000000">
              <w:rPr>
                <w:rFonts w:ascii="Consolas" w:cs="Consolas" w:eastAsia="Consolas" w:hAnsi="Consolas"/>
                <w:color w:val="585260"/>
                <w:sz w:val="26"/>
                <w:szCs w:val="26"/>
                <w:shd w:fill="efecf4" w:val="clear"/>
                <w:rtl w:val="0"/>
              </w:rPr>
              <w:t xml:space="preserve">] = mylist[j+</w:t>
            </w:r>
            <w:r w:rsidDel="00000000" w:rsidR="00000000" w:rsidRPr="00000000">
              <w:rPr>
                <w:rFonts w:ascii="Consolas" w:cs="Consolas" w:eastAsia="Consolas" w:hAnsi="Consolas"/>
                <w:color w:val="aa573c"/>
                <w:sz w:val="26"/>
                <w:szCs w:val="26"/>
                <w:shd w:fill="efecf4" w:val="clear"/>
                <w:rtl w:val="0"/>
              </w:rPr>
              <w:t xml:space="preserve">1</w:t>
            </w:r>
            <w:r w:rsidDel="00000000" w:rsidR="00000000" w:rsidRPr="00000000">
              <w:rPr>
                <w:rFonts w:ascii="Consolas" w:cs="Consolas" w:eastAsia="Consolas" w:hAnsi="Consolas"/>
                <w:color w:val="585260"/>
                <w:sz w:val="26"/>
                <w:szCs w:val="26"/>
                <w:shd w:fill="efecf4" w:val="clear"/>
                <w:rtl w:val="0"/>
              </w:rPr>
              <w:t xml:space="preserve">], mylist[j]</w:t>
              <w:br w:type="textWrapping"/>
              <w:t xml:space="preserve">      swapped = </w:t>
            </w:r>
            <w:r w:rsidDel="00000000" w:rsidR="00000000" w:rsidRPr="00000000">
              <w:rPr>
                <w:rFonts w:ascii="Consolas" w:cs="Consolas" w:eastAsia="Consolas" w:hAnsi="Consolas"/>
                <w:color w:val="955ae7"/>
                <w:sz w:val="26"/>
                <w:szCs w:val="26"/>
                <w:shd w:fill="efecf4" w:val="clear"/>
                <w:rtl w:val="0"/>
              </w:rPr>
              <w:t xml:space="preserve">True</w:t>
            </w:r>
            <w:r w:rsidDel="00000000" w:rsidR="00000000" w:rsidRPr="00000000">
              <w:rPr>
                <w:rFonts w:ascii="Consolas" w:cs="Consolas" w:eastAsia="Consolas" w:hAnsi="Consolas"/>
                <w:color w:val="585260"/>
                <w:sz w:val="26"/>
                <w:szCs w:val="26"/>
                <w:shd w:fill="efecf4" w:val="clear"/>
                <w:rtl w:val="0"/>
              </w:rPr>
              <w:br w:type="textWrapping"/>
              <w:t xml:space="preserve">  </w:t>
            </w:r>
            <w:r w:rsidDel="00000000" w:rsidR="00000000" w:rsidRPr="00000000">
              <w:rPr>
                <w:rFonts w:ascii="Consolas" w:cs="Consolas" w:eastAsia="Consolas" w:hAnsi="Consolas"/>
                <w:color w:val="955ae7"/>
                <w:sz w:val="26"/>
                <w:szCs w:val="26"/>
                <w:shd w:fill="efecf4" w:val="clear"/>
                <w:rtl w:val="0"/>
              </w:rPr>
              <w:t xml:space="preserve">if</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955ae7"/>
                <w:sz w:val="26"/>
                <w:szCs w:val="26"/>
                <w:shd w:fill="efecf4" w:val="clear"/>
                <w:rtl w:val="0"/>
              </w:rPr>
              <w:t xml:space="preserve">not</w:t>
            </w:r>
            <w:r w:rsidDel="00000000" w:rsidR="00000000" w:rsidRPr="00000000">
              <w:rPr>
                <w:rFonts w:ascii="Consolas" w:cs="Consolas" w:eastAsia="Consolas" w:hAnsi="Consolas"/>
                <w:color w:val="585260"/>
                <w:sz w:val="26"/>
                <w:szCs w:val="26"/>
                <w:shd w:fill="efecf4" w:val="clear"/>
                <w:rtl w:val="0"/>
              </w:rPr>
              <w:t xml:space="preserve"> swapped:</w:t>
              <w:br w:type="textWrapping"/>
              <w:t xml:space="preserve">    </w:t>
            </w:r>
            <w:r w:rsidDel="00000000" w:rsidR="00000000" w:rsidRPr="00000000">
              <w:rPr>
                <w:rFonts w:ascii="Consolas" w:cs="Consolas" w:eastAsia="Consolas" w:hAnsi="Consolas"/>
                <w:color w:val="955ae7"/>
                <w:sz w:val="26"/>
                <w:szCs w:val="26"/>
                <w:shd w:fill="efecf4" w:val="clear"/>
                <w:rtl w:val="0"/>
              </w:rPr>
              <w:t xml:space="preserve">break</w:t>
            </w:r>
            <w:r w:rsidDel="00000000" w:rsidR="00000000" w:rsidRPr="00000000">
              <w:rPr>
                <w:rFonts w:ascii="Consolas" w:cs="Consolas" w:eastAsia="Consolas" w:hAnsi="Consolas"/>
                <w:color w:val="585260"/>
                <w:sz w:val="26"/>
                <w:szCs w:val="26"/>
                <w:shd w:fill="efecf4" w:val="clear"/>
                <w:rtl w:val="0"/>
              </w:rPr>
              <w:br w:type="textWrapping"/>
              <w:br w:type="textWrapping"/>
              <w:t xml:space="preserve">print(mylist)</w:t>
            </w:r>
            <w:r w:rsidDel="00000000" w:rsidR="00000000" w:rsidRPr="00000000">
              <w:rPr>
                <w:rtl w:val="0"/>
              </w:rPr>
            </w:r>
          </w:p>
        </w:tc>
      </w:tr>
    </w:tbl>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89">
      <w:pPr>
        <w:pStyle w:val="Heading1"/>
        <w:keepNext w:val="0"/>
        <w:keepLines w:val="0"/>
        <w:widowControl w:val="0"/>
        <w:spacing w:before="480" w:lineRule="auto"/>
        <w:rPr>
          <w:b w:val="1"/>
          <w:sz w:val="46"/>
          <w:szCs w:val="46"/>
        </w:rPr>
      </w:pPr>
      <w:bookmarkStart w:colFirst="0" w:colLast="0" w:name="_wr1x9c774bth" w:id="9"/>
      <w:bookmarkEnd w:id="9"/>
      <w:r w:rsidDel="00000000" w:rsidR="00000000" w:rsidRPr="00000000">
        <w:rPr>
          <w:b w:val="1"/>
          <w:sz w:val="46"/>
          <w:szCs w:val="46"/>
          <w:rtl w:val="0"/>
        </w:rPr>
        <w:t xml:space="preserve">Quicksort with Python</w:t>
      </w:r>
    </w:p>
    <w:p w:rsidR="00000000" w:rsidDel="00000000" w:rsidP="00000000" w:rsidRDefault="00000000" w:rsidRPr="00000000" w14:paraId="0000008A">
      <w:pPr>
        <w:widowControl w:val="0"/>
        <w:spacing w:after="240" w:lineRule="auto"/>
        <w:rPr>
          <w:sz w:val="26"/>
          <w:szCs w:val="26"/>
        </w:rPr>
      </w:pPr>
      <w:r w:rsidDel="00000000" w:rsidR="00000000" w:rsidRPr="00000000">
        <w:rPr>
          <w:sz w:val="26"/>
          <w:szCs w:val="26"/>
          <w:rtl w:val="0"/>
        </w:rPr>
        <w:t xml:space="preserve">As the name suggests, Quicksort is one of the fastest sorting algorithms.</w:t>
      </w:r>
    </w:p>
    <w:p w:rsidR="00000000" w:rsidDel="00000000" w:rsidP="00000000" w:rsidRDefault="00000000" w:rsidRPr="00000000" w14:paraId="0000008B">
      <w:pPr>
        <w:widowControl w:val="0"/>
        <w:spacing w:after="240" w:before="240" w:lineRule="auto"/>
        <w:rPr>
          <w:sz w:val="26"/>
          <w:szCs w:val="26"/>
        </w:rPr>
      </w:pPr>
      <w:r w:rsidDel="00000000" w:rsidR="00000000" w:rsidRPr="00000000">
        <w:rPr>
          <w:sz w:val="26"/>
          <w:szCs w:val="26"/>
          <w:rtl w:val="0"/>
        </w:rPr>
        <w:t xml:space="preserve">The Quicksort algorithm takes an array of values, chooses one of the values as the 'pivot' element, and moves the other values so that lower values are on the left of the pivot element, and higher values are on the right of it.</w:t>
      </w:r>
    </w:p>
    <w:p w:rsidR="00000000" w:rsidDel="00000000" w:rsidP="00000000" w:rsidRDefault="00000000" w:rsidRPr="00000000" w14:paraId="0000008C">
      <w:pPr>
        <w:widowControl w:val="0"/>
        <w:spacing w:after="240" w:before="240" w:lineRule="auto"/>
        <w:rPr>
          <w:b w:val="1"/>
          <w:sz w:val="26"/>
          <w:szCs w:val="26"/>
        </w:rPr>
      </w:pPr>
      <w:r w:rsidDel="00000000" w:rsidR="00000000" w:rsidRPr="00000000">
        <w:rPr>
          <w:b w:val="1"/>
          <w:sz w:val="26"/>
          <w:szCs w:val="26"/>
          <w:rtl w:val="0"/>
        </w:rPr>
        <w:t xml:space="preserve">How it works:</w:t>
      </w:r>
    </w:p>
    <w:p w:rsidR="00000000" w:rsidDel="00000000" w:rsidP="00000000" w:rsidRDefault="00000000" w:rsidRPr="00000000" w14:paraId="0000008D">
      <w:pPr>
        <w:widowControl w:val="0"/>
        <w:numPr>
          <w:ilvl w:val="0"/>
          <w:numId w:val="13"/>
        </w:numPr>
        <w:spacing w:after="0" w:afterAutospacing="0" w:before="240" w:lineRule="auto"/>
        <w:ind w:left="720" w:hanging="360"/>
        <w:rPr>
          <w:sz w:val="26"/>
          <w:szCs w:val="26"/>
        </w:rPr>
      </w:pPr>
      <w:r w:rsidDel="00000000" w:rsidR="00000000" w:rsidRPr="00000000">
        <w:rPr>
          <w:sz w:val="26"/>
          <w:szCs w:val="26"/>
          <w:rtl w:val="0"/>
        </w:rPr>
        <w:t xml:space="preserve">Choose a value in the array to be the pivot element.</w:t>
      </w:r>
    </w:p>
    <w:p w:rsidR="00000000" w:rsidDel="00000000" w:rsidP="00000000" w:rsidRDefault="00000000" w:rsidRPr="00000000" w14:paraId="0000008E">
      <w:pPr>
        <w:widowControl w:val="0"/>
        <w:numPr>
          <w:ilvl w:val="0"/>
          <w:numId w:val="13"/>
        </w:numPr>
        <w:spacing w:after="0" w:afterAutospacing="0" w:before="0" w:beforeAutospacing="0" w:lineRule="auto"/>
        <w:ind w:left="720" w:hanging="360"/>
        <w:rPr>
          <w:sz w:val="26"/>
          <w:szCs w:val="26"/>
        </w:rPr>
      </w:pPr>
      <w:r w:rsidDel="00000000" w:rsidR="00000000" w:rsidRPr="00000000">
        <w:rPr>
          <w:sz w:val="26"/>
          <w:szCs w:val="26"/>
          <w:rtl w:val="0"/>
        </w:rPr>
        <w:t xml:space="preserve">Order the rest of the array so that lower values than the pivot element are on the left, and higher values are on the right.</w:t>
      </w:r>
    </w:p>
    <w:p w:rsidR="00000000" w:rsidDel="00000000" w:rsidP="00000000" w:rsidRDefault="00000000" w:rsidRPr="00000000" w14:paraId="0000008F">
      <w:pPr>
        <w:widowControl w:val="0"/>
        <w:numPr>
          <w:ilvl w:val="0"/>
          <w:numId w:val="13"/>
        </w:numPr>
        <w:spacing w:after="0" w:afterAutospacing="0" w:before="0" w:beforeAutospacing="0" w:lineRule="auto"/>
        <w:ind w:left="720" w:hanging="360"/>
        <w:rPr>
          <w:sz w:val="26"/>
          <w:szCs w:val="26"/>
        </w:rPr>
      </w:pPr>
      <w:r w:rsidDel="00000000" w:rsidR="00000000" w:rsidRPr="00000000">
        <w:rPr>
          <w:sz w:val="26"/>
          <w:szCs w:val="26"/>
          <w:rtl w:val="0"/>
        </w:rPr>
        <w:t xml:space="preserve">Swap the pivot element with the first element of the higher values so that the pivot element lands in between the lower and higher values.</w:t>
      </w:r>
    </w:p>
    <w:p w:rsidR="00000000" w:rsidDel="00000000" w:rsidP="00000000" w:rsidRDefault="00000000" w:rsidRPr="00000000" w14:paraId="00000090">
      <w:pPr>
        <w:widowControl w:val="0"/>
        <w:numPr>
          <w:ilvl w:val="0"/>
          <w:numId w:val="13"/>
        </w:numPr>
        <w:spacing w:after="240" w:before="0" w:beforeAutospacing="0" w:lineRule="auto"/>
        <w:ind w:left="720" w:hanging="360"/>
        <w:rPr>
          <w:sz w:val="26"/>
          <w:szCs w:val="26"/>
        </w:rPr>
      </w:pPr>
      <w:r w:rsidDel="00000000" w:rsidR="00000000" w:rsidRPr="00000000">
        <w:rPr>
          <w:sz w:val="26"/>
          <w:szCs w:val="26"/>
          <w:rtl w:val="0"/>
        </w:rPr>
        <w:t xml:space="preserve">Do the same operations (recursively) for the sub-arrays on the left and right side of the pivot element.</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92">
      <w:pPr>
        <w:pStyle w:val="Heading2"/>
        <w:keepNext w:val="0"/>
        <w:keepLines w:val="0"/>
        <w:widowControl w:val="0"/>
        <w:spacing w:after="80" w:lineRule="auto"/>
        <w:rPr>
          <w:b w:val="1"/>
          <w:sz w:val="34"/>
          <w:szCs w:val="34"/>
        </w:rPr>
      </w:pPr>
      <w:bookmarkStart w:colFirst="0" w:colLast="0" w:name="_mpg5mltwsif" w:id="10"/>
      <w:bookmarkEnd w:id="10"/>
      <w:r w:rsidDel="00000000" w:rsidR="00000000" w:rsidRPr="00000000">
        <w:rPr>
          <w:b w:val="1"/>
          <w:sz w:val="34"/>
          <w:szCs w:val="34"/>
          <w:rtl w:val="0"/>
        </w:rPr>
        <w:t xml:space="preserve">Manual Run Through</w:t>
      </w:r>
    </w:p>
    <w:p w:rsidR="00000000" w:rsidDel="00000000" w:rsidP="00000000" w:rsidRDefault="00000000" w:rsidRPr="00000000" w14:paraId="00000093">
      <w:pPr>
        <w:widowControl w:val="0"/>
        <w:spacing w:after="240" w:before="240" w:lineRule="auto"/>
        <w:rPr>
          <w:sz w:val="26"/>
          <w:szCs w:val="26"/>
        </w:rPr>
      </w:pPr>
      <w:r w:rsidDel="00000000" w:rsidR="00000000" w:rsidRPr="00000000">
        <w:rPr>
          <w:sz w:val="26"/>
          <w:szCs w:val="26"/>
          <w:rtl w:val="0"/>
        </w:rPr>
        <w:t xml:space="preserve">Before we implement the Quicksort algorithm in a programming language, let's manually run through a short array, just to get the idea.</w:t>
      </w:r>
    </w:p>
    <w:p w:rsidR="00000000" w:rsidDel="00000000" w:rsidP="00000000" w:rsidRDefault="00000000" w:rsidRPr="00000000" w14:paraId="00000094">
      <w:pPr>
        <w:widowControl w:val="0"/>
        <w:spacing w:after="240" w:before="240" w:lineRule="auto"/>
        <w:rPr>
          <w:sz w:val="26"/>
          <w:szCs w:val="26"/>
        </w:rPr>
      </w:pPr>
      <w:r w:rsidDel="00000000" w:rsidR="00000000" w:rsidRPr="00000000">
        <w:rPr>
          <w:b w:val="1"/>
          <w:sz w:val="26"/>
          <w:szCs w:val="26"/>
          <w:rtl w:val="0"/>
        </w:rPr>
        <w:t xml:space="preserve">Step 1:</w:t>
      </w:r>
      <w:r w:rsidDel="00000000" w:rsidR="00000000" w:rsidRPr="00000000">
        <w:rPr>
          <w:sz w:val="26"/>
          <w:szCs w:val="26"/>
          <w:rtl w:val="0"/>
        </w:rPr>
        <w:t xml:space="preserve"> We start with an unsorted array.</w:t>
      </w:r>
    </w:p>
    <w:p w:rsidR="00000000" w:rsidDel="00000000" w:rsidP="00000000" w:rsidRDefault="00000000" w:rsidRPr="00000000" w14:paraId="00000095">
      <w:pPr>
        <w:widowControl w:val="0"/>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[ 11, 9, 12, 7, 3]</w:t>
      </w:r>
    </w:p>
    <w:p w:rsidR="00000000" w:rsidDel="00000000" w:rsidP="00000000" w:rsidRDefault="00000000" w:rsidRPr="00000000" w14:paraId="00000096">
      <w:pPr>
        <w:widowControl w:val="0"/>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widowControl w:val="0"/>
        <w:spacing w:after="240" w:before="240" w:lineRule="auto"/>
        <w:rPr>
          <w:sz w:val="26"/>
          <w:szCs w:val="26"/>
        </w:rPr>
      </w:pPr>
      <w:r w:rsidDel="00000000" w:rsidR="00000000" w:rsidRPr="00000000">
        <w:rPr>
          <w:b w:val="1"/>
          <w:sz w:val="26"/>
          <w:szCs w:val="26"/>
          <w:rtl w:val="0"/>
        </w:rPr>
        <w:t xml:space="preserve">Step 2:</w:t>
      </w:r>
      <w:r w:rsidDel="00000000" w:rsidR="00000000" w:rsidRPr="00000000">
        <w:rPr>
          <w:sz w:val="26"/>
          <w:szCs w:val="26"/>
          <w:rtl w:val="0"/>
        </w:rPr>
        <w:t xml:space="preserve"> We choose the last value 3 as the pivot element.</w:t>
      </w:r>
    </w:p>
    <w:p w:rsidR="00000000" w:rsidDel="00000000" w:rsidP="00000000" w:rsidRDefault="00000000" w:rsidRPr="00000000" w14:paraId="00000098">
      <w:pPr>
        <w:widowControl w:val="0"/>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[ 11, 9, 12, 7, 3]</w:t>
      </w:r>
    </w:p>
    <w:p w:rsidR="00000000" w:rsidDel="00000000" w:rsidP="00000000" w:rsidRDefault="00000000" w:rsidRPr="00000000" w14:paraId="00000099">
      <w:pPr>
        <w:widowControl w:val="0"/>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widowControl w:val="0"/>
        <w:spacing w:after="240" w:before="240" w:lineRule="auto"/>
        <w:rPr>
          <w:sz w:val="26"/>
          <w:szCs w:val="26"/>
        </w:rPr>
      </w:pPr>
      <w:r w:rsidDel="00000000" w:rsidR="00000000" w:rsidRPr="00000000">
        <w:rPr>
          <w:b w:val="1"/>
          <w:sz w:val="26"/>
          <w:szCs w:val="26"/>
          <w:rtl w:val="0"/>
        </w:rPr>
        <w:t xml:space="preserve">Step 3:</w:t>
      </w:r>
      <w:r w:rsidDel="00000000" w:rsidR="00000000" w:rsidRPr="00000000">
        <w:rPr>
          <w:sz w:val="26"/>
          <w:szCs w:val="26"/>
          <w:rtl w:val="0"/>
        </w:rPr>
        <w:t xml:space="preserve"> The rest of the values in the array are all greater than 3, and must be on the right side of 3. Swap 3 with 11.</w:t>
      </w:r>
    </w:p>
    <w:p w:rsidR="00000000" w:rsidDel="00000000" w:rsidP="00000000" w:rsidRDefault="00000000" w:rsidRPr="00000000" w14:paraId="0000009B">
      <w:pPr>
        <w:widowControl w:val="0"/>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[ 3, 9, 12, 7, 11]</w:t>
      </w:r>
    </w:p>
    <w:p w:rsidR="00000000" w:rsidDel="00000000" w:rsidP="00000000" w:rsidRDefault="00000000" w:rsidRPr="00000000" w14:paraId="0000009C">
      <w:pPr>
        <w:widowControl w:val="0"/>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widowControl w:val="0"/>
        <w:spacing w:after="240" w:before="240" w:lineRule="auto"/>
        <w:rPr>
          <w:sz w:val="26"/>
          <w:szCs w:val="26"/>
        </w:rPr>
      </w:pPr>
      <w:r w:rsidDel="00000000" w:rsidR="00000000" w:rsidRPr="00000000">
        <w:rPr>
          <w:b w:val="1"/>
          <w:sz w:val="26"/>
          <w:szCs w:val="26"/>
          <w:rtl w:val="0"/>
        </w:rPr>
        <w:t xml:space="preserve">Step 4:</w:t>
      </w:r>
      <w:r w:rsidDel="00000000" w:rsidR="00000000" w:rsidRPr="00000000">
        <w:rPr>
          <w:sz w:val="26"/>
          <w:szCs w:val="26"/>
          <w:rtl w:val="0"/>
        </w:rPr>
        <w:t xml:space="preserve"> Value 3 is now in the correct position. We need to sort the values to the right of 3. We choose the last value 11 as the new pivot element.</w:t>
      </w:r>
    </w:p>
    <w:p w:rsidR="00000000" w:rsidDel="00000000" w:rsidP="00000000" w:rsidRDefault="00000000" w:rsidRPr="00000000" w14:paraId="0000009E">
      <w:pPr>
        <w:widowControl w:val="0"/>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[ 3, 9, 12, 7, 11]</w:t>
      </w:r>
    </w:p>
    <w:p w:rsidR="00000000" w:rsidDel="00000000" w:rsidP="00000000" w:rsidRDefault="00000000" w:rsidRPr="00000000" w14:paraId="0000009F">
      <w:pPr>
        <w:widowControl w:val="0"/>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widowControl w:val="0"/>
        <w:spacing w:after="240" w:before="240" w:lineRule="auto"/>
        <w:rPr>
          <w:sz w:val="26"/>
          <w:szCs w:val="26"/>
        </w:rPr>
      </w:pPr>
      <w:r w:rsidDel="00000000" w:rsidR="00000000" w:rsidRPr="00000000">
        <w:rPr>
          <w:b w:val="1"/>
          <w:sz w:val="26"/>
          <w:szCs w:val="26"/>
          <w:rtl w:val="0"/>
        </w:rPr>
        <w:t xml:space="preserve">Step 5:</w:t>
      </w:r>
      <w:r w:rsidDel="00000000" w:rsidR="00000000" w:rsidRPr="00000000">
        <w:rPr>
          <w:sz w:val="26"/>
          <w:szCs w:val="26"/>
          <w:rtl w:val="0"/>
        </w:rPr>
        <w:t xml:space="preserve"> The value 7 must be to the left of pivot value 11, and 12 must be to the right of it. Move 7 and 12.</w:t>
      </w:r>
    </w:p>
    <w:p w:rsidR="00000000" w:rsidDel="00000000" w:rsidP="00000000" w:rsidRDefault="00000000" w:rsidRPr="00000000" w14:paraId="000000A1">
      <w:pPr>
        <w:widowControl w:val="0"/>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[ 3, 9, 7, 12, 11]</w:t>
      </w:r>
    </w:p>
    <w:p w:rsidR="00000000" w:rsidDel="00000000" w:rsidP="00000000" w:rsidRDefault="00000000" w:rsidRPr="00000000" w14:paraId="000000A2">
      <w:pPr>
        <w:widowControl w:val="0"/>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widowControl w:val="0"/>
        <w:spacing w:after="240" w:before="240" w:lineRule="auto"/>
        <w:rPr>
          <w:sz w:val="26"/>
          <w:szCs w:val="26"/>
        </w:rPr>
      </w:pPr>
      <w:r w:rsidDel="00000000" w:rsidR="00000000" w:rsidRPr="00000000">
        <w:rPr>
          <w:b w:val="1"/>
          <w:sz w:val="26"/>
          <w:szCs w:val="26"/>
          <w:rtl w:val="0"/>
        </w:rPr>
        <w:t xml:space="preserve">Step 6:</w:t>
      </w:r>
      <w:r w:rsidDel="00000000" w:rsidR="00000000" w:rsidRPr="00000000">
        <w:rPr>
          <w:sz w:val="26"/>
          <w:szCs w:val="26"/>
          <w:rtl w:val="0"/>
        </w:rPr>
        <w:t xml:space="preserve"> Swap 11 with 12 so that lower values 9 and 7 are on the left side of 11, and 12 is on the right side.</w:t>
      </w:r>
    </w:p>
    <w:p w:rsidR="00000000" w:rsidDel="00000000" w:rsidP="00000000" w:rsidRDefault="00000000" w:rsidRPr="00000000" w14:paraId="000000A4">
      <w:pPr>
        <w:widowControl w:val="0"/>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[ 3, 9, 7, 11, 12]</w:t>
      </w:r>
    </w:p>
    <w:p w:rsidR="00000000" w:rsidDel="00000000" w:rsidP="00000000" w:rsidRDefault="00000000" w:rsidRPr="00000000" w14:paraId="000000A5">
      <w:pPr>
        <w:widowControl w:val="0"/>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widowControl w:val="0"/>
        <w:spacing w:after="240" w:before="240" w:lineRule="auto"/>
        <w:rPr>
          <w:sz w:val="26"/>
          <w:szCs w:val="26"/>
        </w:rPr>
      </w:pPr>
      <w:r w:rsidDel="00000000" w:rsidR="00000000" w:rsidRPr="00000000">
        <w:rPr>
          <w:b w:val="1"/>
          <w:sz w:val="26"/>
          <w:szCs w:val="26"/>
          <w:rtl w:val="0"/>
        </w:rPr>
        <w:t xml:space="preserve">Step 7:</w:t>
      </w:r>
      <w:r w:rsidDel="00000000" w:rsidR="00000000" w:rsidRPr="00000000">
        <w:rPr>
          <w:sz w:val="26"/>
          <w:szCs w:val="26"/>
          <w:rtl w:val="0"/>
        </w:rPr>
        <w:t xml:space="preserve"> 11 and 12 are in the correct positions. We choose 7 as the pivot element in sub-array [ 9, 7], to the left of 11.</w:t>
      </w:r>
    </w:p>
    <w:p w:rsidR="00000000" w:rsidDel="00000000" w:rsidP="00000000" w:rsidRDefault="00000000" w:rsidRPr="00000000" w14:paraId="000000A7">
      <w:pPr>
        <w:widowControl w:val="0"/>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[ 3, 9, 7, 11, 12]</w:t>
      </w:r>
    </w:p>
    <w:p w:rsidR="00000000" w:rsidDel="00000000" w:rsidP="00000000" w:rsidRDefault="00000000" w:rsidRPr="00000000" w14:paraId="000000A8">
      <w:pPr>
        <w:widowControl w:val="0"/>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widowControl w:val="0"/>
        <w:spacing w:after="240" w:before="240" w:lineRule="auto"/>
        <w:rPr>
          <w:sz w:val="26"/>
          <w:szCs w:val="26"/>
        </w:rPr>
      </w:pPr>
      <w:r w:rsidDel="00000000" w:rsidR="00000000" w:rsidRPr="00000000">
        <w:rPr>
          <w:b w:val="1"/>
          <w:sz w:val="26"/>
          <w:szCs w:val="26"/>
          <w:rtl w:val="0"/>
        </w:rPr>
        <w:t xml:space="preserve">Step 8:</w:t>
      </w:r>
      <w:r w:rsidDel="00000000" w:rsidR="00000000" w:rsidRPr="00000000">
        <w:rPr>
          <w:sz w:val="26"/>
          <w:szCs w:val="26"/>
          <w:rtl w:val="0"/>
        </w:rPr>
        <w:t xml:space="preserve"> We must swap 9 with 7.</w:t>
      </w:r>
    </w:p>
    <w:p w:rsidR="00000000" w:rsidDel="00000000" w:rsidP="00000000" w:rsidRDefault="00000000" w:rsidRPr="00000000" w14:paraId="000000AA">
      <w:pPr>
        <w:widowControl w:val="0"/>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[ 3, 7, 9, 11, 12]</w:t>
      </w:r>
    </w:p>
    <w:p w:rsidR="00000000" w:rsidDel="00000000" w:rsidP="00000000" w:rsidRDefault="00000000" w:rsidRPr="00000000" w14:paraId="000000AB">
      <w:pPr>
        <w:widowControl w:val="0"/>
        <w:spacing w:after="240" w:before="240" w:lineRule="auto"/>
        <w:rPr>
          <w:sz w:val="26"/>
          <w:szCs w:val="26"/>
        </w:rPr>
      </w:pPr>
      <w:r w:rsidDel="00000000" w:rsidR="00000000" w:rsidRPr="00000000">
        <w:rPr>
          <w:sz w:val="26"/>
          <w:szCs w:val="26"/>
          <w:rtl w:val="0"/>
        </w:rPr>
        <w:t xml:space="preserve">And now, the array is sorted.</w:t>
      </w:r>
    </w:p>
    <w:p w:rsidR="00000000" w:rsidDel="00000000" w:rsidP="00000000" w:rsidRDefault="00000000" w:rsidRPr="00000000" w14:paraId="000000AC">
      <w:pPr>
        <w:pStyle w:val="Heading2"/>
        <w:keepNext w:val="0"/>
        <w:keepLines w:val="0"/>
        <w:widowControl w:val="0"/>
        <w:spacing w:after="80" w:lineRule="auto"/>
        <w:rPr>
          <w:b w:val="1"/>
          <w:sz w:val="34"/>
          <w:szCs w:val="34"/>
        </w:rPr>
      </w:pPr>
      <w:bookmarkStart w:colFirst="0" w:colLast="0" w:name="_il5bieewgpsp" w:id="11"/>
      <w:bookmarkEnd w:id="11"/>
      <w:r w:rsidDel="00000000" w:rsidR="00000000" w:rsidRPr="00000000">
        <w:rPr>
          <w:b w:val="1"/>
          <w:sz w:val="34"/>
          <w:szCs w:val="34"/>
          <w:rtl w:val="0"/>
        </w:rPr>
        <w:t xml:space="preserve">Implement Quicksort in Python</w:t>
      </w:r>
    </w:p>
    <w:p w:rsidR="00000000" w:rsidDel="00000000" w:rsidP="00000000" w:rsidRDefault="00000000" w:rsidRPr="00000000" w14:paraId="000000AD">
      <w:pPr>
        <w:widowControl w:val="0"/>
        <w:spacing w:after="240" w:before="240" w:lineRule="auto"/>
        <w:rPr>
          <w:sz w:val="26"/>
          <w:szCs w:val="26"/>
        </w:rPr>
      </w:pPr>
      <w:r w:rsidDel="00000000" w:rsidR="00000000" w:rsidRPr="00000000">
        <w:rPr>
          <w:sz w:val="26"/>
          <w:szCs w:val="26"/>
          <w:rtl w:val="0"/>
        </w:rPr>
        <w:t xml:space="preserve">To write a 'quickSort' method that splits the array into shorter and shorter sub-arrays we use recursion. This means that the 'quickSort' method must call itself with the new sub-arrays to the left and right of the pivot element. Read more about recursion</w:t>
      </w:r>
      <w:hyperlink r:id="rId6">
        <w:r w:rsidDel="00000000" w:rsidR="00000000" w:rsidRPr="00000000">
          <w:rPr>
            <w:sz w:val="26"/>
            <w:szCs w:val="26"/>
            <w:rtl w:val="0"/>
          </w:rPr>
          <w:t xml:space="preserve"> </w:t>
        </w:r>
      </w:hyperlink>
      <w:hyperlink r:id="rId7">
        <w:r w:rsidDel="00000000" w:rsidR="00000000" w:rsidRPr="00000000">
          <w:rPr>
            <w:color w:val="1155cc"/>
            <w:sz w:val="26"/>
            <w:szCs w:val="26"/>
            <w:u w:val="single"/>
            <w:rtl w:val="0"/>
          </w:rPr>
          <w:t xml:space="preserve">here</w:t>
        </w:r>
      </w:hyperlink>
      <w:r w:rsidDel="00000000" w:rsidR="00000000" w:rsidRPr="00000000">
        <w:rPr>
          <w:sz w:val="26"/>
          <w:szCs w:val="26"/>
          <w:rtl w:val="0"/>
        </w:rPr>
        <w:t xml:space="preserve">.</w:t>
      </w:r>
    </w:p>
    <w:p w:rsidR="00000000" w:rsidDel="00000000" w:rsidP="00000000" w:rsidRDefault="00000000" w:rsidRPr="00000000" w14:paraId="000000AE">
      <w:pPr>
        <w:widowControl w:val="0"/>
        <w:spacing w:after="240" w:before="240" w:lineRule="auto"/>
        <w:rPr>
          <w:sz w:val="26"/>
          <w:szCs w:val="26"/>
        </w:rPr>
      </w:pPr>
      <w:r w:rsidDel="00000000" w:rsidR="00000000" w:rsidRPr="00000000">
        <w:rPr>
          <w:sz w:val="26"/>
          <w:szCs w:val="26"/>
          <w:rtl w:val="0"/>
        </w:rPr>
        <w:t xml:space="preserve">To implement the Quicksort algorithm in a Python program, we need:</w:t>
      </w:r>
    </w:p>
    <w:p w:rsidR="00000000" w:rsidDel="00000000" w:rsidP="00000000" w:rsidRDefault="00000000" w:rsidRPr="00000000" w14:paraId="000000AF">
      <w:pPr>
        <w:widowControl w:val="0"/>
        <w:numPr>
          <w:ilvl w:val="0"/>
          <w:numId w:val="1"/>
        </w:numPr>
        <w:spacing w:after="0" w:afterAutospacing="0" w:before="240" w:lineRule="auto"/>
        <w:ind w:left="720" w:hanging="360"/>
        <w:rPr>
          <w:sz w:val="26"/>
          <w:szCs w:val="26"/>
        </w:rPr>
      </w:pPr>
      <w:r w:rsidDel="00000000" w:rsidR="00000000" w:rsidRPr="00000000">
        <w:rPr>
          <w:sz w:val="26"/>
          <w:szCs w:val="26"/>
          <w:rtl w:val="0"/>
        </w:rPr>
        <w:t xml:space="preserve">An array with values to sort.</w:t>
      </w:r>
    </w:p>
    <w:p w:rsidR="00000000" w:rsidDel="00000000" w:rsidP="00000000" w:rsidRDefault="00000000" w:rsidRPr="00000000" w14:paraId="000000B0">
      <w:pPr>
        <w:widowControl w:val="0"/>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A quickSort method that calls itself (recursion) if the sub-array has a size larger than 1.</w:t>
      </w:r>
    </w:p>
    <w:p w:rsidR="00000000" w:rsidDel="00000000" w:rsidP="00000000" w:rsidRDefault="00000000" w:rsidRPr="00000000" w14:paraId="000000B1">
      <w:pPr>
        <w:widowControl w:val="0"/>
        <w:numPr>
          <w:ilvl w:val="0"/>
          <w:numId w:val="1"/>
        </w:numPr>
        <w:spacing w:after="240" w:before="0" w:beforeAutospacing="0" w:lineRule="auto"/>
        <w:ind w:left="720" w:hanging="360"/>
        <w:rPr>
          <w:sz w:val="26"/>
          <w:szCs w:val="26"/>
        </w:rPr>
      </w:pPr>
      <w:r w:rsidDel="00000000" w:rsidR="00000000" w:rsidRPr="00000000">
        <w:rPr>
          <w:sz w:val="26"/>
          <w:szCs w:val="26"/>
          <w:rtl w:val="0"/>
        </w:rPr>
        <w:t xml:space="preserve">A partition method that receives a sub-array, moves values around, swaps the pivot element into the sub-array and returns the index where the next split in sub-arrays happens.</w:t>
      </w:r>
    </w:p>
    <w:p w:rsidR="00000000" w:rsidDel="00000000" w:rsidP="00000000" w:rsidRDefault="00000000" w:rsidRPr="00000000" w14:paraId="000000B2">
      <w:pPr>
        <w:widowControl w:val="0"/>
        <w:spacing w:after="240" w:before="240" w:lineRule="auto"/>
        <w:rPr>
          <w:sz w:val="26"/>
          <w:szCs w:val="26"/>
        </w:rPr>
      </w:pPr>
      <w:r w:rsidDel="00000000" w:rsidR="00000000" w:rsidRPr="00000000">
        <w:rPr>
          <w:sz w:val="26"/>
          <w:szCs w:val="26"/>
          <w:rtl w:val="0"/>
        </w:rPr>
        <w:t xml:space="preserve">The resulting code looks like this:</w:t>
      </w:r>
    </w:p>
    <w:p w:rsidR="00000000" w:rsidDel="00000000" w:rsidP="00000000" w:rsidRDefault="00000000" w:rsidRPr="00000000" w14:paraId="000000B3">
      <w:pPr>
        <w:pStyle w:val="Heading3"/>
        <w:keepNext w:val="0"/>
        <w:keepLines w:val="0"/>
        <w:widowControl w:val="0"/>
        <w:spacing w:before="280" w:lineRule="auto"/>
        <w:rPr>
          <w:b w:val="1"/>
          <w:color w:val="000000"/>
          <w:sz w:val="26"/>
          <w:szCs w:val="26"/>
        </w:rPr>
      </w:pPr>
      <w:bookmarkStart w:colFirst="0" w:colLast="0" w:name="_xoklvk3lnoxq" w:id="12"/>
      <w:bookmarkEnd w:id="12"/>
      <w:r w:rsidDel="00000000" w:rsidR="00000000" w:rsidRPr="00000000">
        <w:rPr>
          <w:b w:val="1"/>
          <w:color w:val="000000"/>
          <w:sz w:val="26"/>
          <w:szCs w:val="26"/>
          <w:rtl w:val="0"/>
        </w:rPr>
        <w:t xml:space="preserve">Example</w:t>
      </w:r>
    </w:p>
    <w:tbl>
      <w:tblPr>
        <w:tblStyle w:val="Table6"/>
        <w:jc w:val="left"/>
        <w:tblLayout w:type="fixed"/>
        <w:tblLook w:val="0600"/>
      </w:tblPr>
      <w:tblGrid>
        <w:gridCol w:w="9360"/>
        <w:tblGridChange w:id="0">
          <w:tblGrid>
            <w:gridCol w:w="9360"/>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Fonts w:ascii="Consolas" w:cs="Consolas" w:eastAsia="Consolas" w:hAnsi="Consolas"/>
                <w:color w:val="955ae7"/>
                <w:sz w:val="26"/>
                <w:szCs w:val="26"/>
                <w:shd w:fill="efecf4" w:val="clear"/>
                <w:rtl w:val="0"/>
              </w:rPr>
              <w:t xml:space="preserve">def</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576ddb"/>
                <w:sz w:val="26"/>
                <w:szCs w:val="26"/>
                <w:shd w:fill="efecf4" w:val="clear"/>
                <w:rtl w:val="0"/>
              </w:rPr>
              <w:t xml:space="preserve">partition</w:t>
            </w:r>
            <w:r w:rsidDel="00000000" w:rsidR="00000000" w:rsidRPr="00000000">
              <w:rPr>
                <w:rFonts w:ascii="Consolas" w:cs="Consolas" w:eastAsia="Consolas" w:hAnsi="Consolas"/>
                <w:color w:val="aa573c"/>
                <w:sz w:val="26"/>
                <w:szCs w:val="26"/>
                <w:shd w:fill="efecf4" w:val="clear"/>
                <w:rtl w:val="0"/>
              </w:rPr>
              <w:t xml:space="preserve">(array, low, high)</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pivot = array[high]</w:t>
              <w:br w:type="textWrapping"/>
              <w:t xml:space="preserve">  i = low - </w:t>
            </w:r>
            <w:r w:rsidDel="00000000" w:rsidR="00000000" w:rsidRPr="00000000">
              <w:rPr>
                <w:rFonts w:ascii="Consolas" w:cs="Consolas" w:eastAsia="Consolas" w:hAnsi="Consolas"/>
                <w:color w:val="aa573c"/>
                <w:sz w:val="26"/>
                <w:szCs w:val="26"/>
                <w:shd w:fill="efecf4" w:val="clear"/>
                <w:rtl w:val="0"/>
              </w:rPr>
              <w:t xml:space="preserve">1</w:t>
            </w:r>
            <w:r w:rsidDel="00000000" w:rsidR="00000000" w:rsidRPr="00000000">
              <w:rPr>
                <w:rFonts w:ascii="Consolas" w:cs="Consolas" w:eastAsia="Consolas" w:hAnsi="Consolas"/>
                <w:color w:val="585260"/>
                <w:sz w:val="26"/>
                <w:szCs w:val="26"/>
                <w:shd w:fill="efecf4" w:val="clear"/>
                <w:rtl w:val="0"/>
              </w:rPr>
              <w:br w:type="textWrapping"/>
              <w:br w:type="textWrapping"/>
              <w:t xml:space="preserve">  </w:t>
            </w:r>
            <w:r w:rsidDel="00000000" w:rsidR="00000000" w:rsidRPr="00000000">
              <w:rPr>
                <w:rFonts w:ascii="Consolas" w:cs="Consolas" w:eastAsia="Consolas" w:hAnsi="Consolas"/>
                <w:color w:val="955ae7"/>
                <w:sz w:val="26"/>
                <w:szCs w:val="26"/>
                <w:shd w:fill="efecf4" w:val="clear"/>
                <w:rtl w:val="0"/>
              </w:rPr>
              <w:t xml:space="preserve">for</w:t>
            </w:r>
            <w:r w:rsidDel="00000000" w:rsidR="00000000" w:rsidRPr="00000000">
              <w:rPr>
                <w:rFonts w:ascii="Consolas" w:cs="Consolas" w:eastAsia="Consolas" w:hAnsi="Consolas"/>
                <w:color w:val="585260"/>
                <w:sz w:val="26"/>
                <w:szCs w:val="26"/>
                <w:shd w:fill="efecf4" w:val="clear"/>
                <w:rtl w:val="0"/>
              </w:rPr>
              <w:t xml:space="preserve"> j </w:t>
            </w:r>
            <w:r w:rsidDel="00000000" w:rsidR="00000000" w:rsidRPr="00000000">
              <w:rPr>
                <w:rFonts w:ascii="Consolas" w:cs="Consolas" w:eastAsia="Consolas" w:hAnsi="Consolas"/>
                <w:color w:val="955ae7"/>
                <w:sz w:val="26"/>
                <w:szCs w:val="26"/>
                <w:shd w:fill="efecf4" w:val="clear"/>
                <w:rtl w:val="0"/>
              </w:rPr>
              <w:t xml:space="preserve">in</w:t>
            </w:r>
            <w:r w:rsidDel="00000000" w:rsidR="00000000" w:rsidRPr="00000000">
              <w:rPr>
                <w:rFonts w:ascii="Consolas" w:cs="Consolas" w:eastAsia="Consolas" w:hAnsi="Consolas"/>
                <w:color w:val="585260"/>
                <w:sz w:val="26"/>
                <w:szCs w:val="26"/>
                <w:shd w:fill="efecf4" w:val="clear"/>
                <w:rtl w:val="0"/>
              </w:rPr>
              <w:t xml:space="preserve"> range(low, high):</w:t>
              <w:br w:type="textWrapping"/>
              <w:t xml:space="preserve"> </w:t>
              <w:tab/>
            </w:r>
            <w:r w:rsidDel="00000000" w:rsidR="00000000" w:rsidRPr="00000000">
              <w:rPr>
                <w:rFonts w:ascii="Consolas" w:cs="Consolas" w:eastAsia="Consolas" w:hAnsi="Consolas"/>
                <w:color w:val="955ae7"/>
                <w:sz w:val="26"/>
                <w:szCs w:val="26"/>
                <w:shd w:fill="efecf4" w:val="clear"/>
                <w:rtl w:val="0"/>
              </w:rPr>
              <w:t xml:space="preserve">if</w:t>
            </w:r>
            <w:r w:rsidDel="00000000" w:rsidR="00000000" w:rsidRPr="00000000">
              <w:rPr>
                <w:rFonts w:ascii="Consolas" w:cs="Consolas" w:eastAsia="Consolas" w:hAnsi="Consolas"/>
                <w:color w:val="585260"/>
                <w:sz w:val="26"/>
                <w:szCs w:val="26"/>
                <w:shd w:fill="efecf4" w:val="clear"/>
                <w:rtl w:val="0"/>
              </w:rPr>
              <w:t xml:space="preserve"> array[j] &lt;= pivot:</w:t>
              <w:br w:type="textWrapping"/>
              <w:t xml:space="preserve">   </w:t>
              <w:tab/>
              <w:t xml:space="preserve">i += </w:t>
            </w:r>
            <w:r w:rsidDel="00000000" w:rsidR="00000000" w:rsidRPr="00000000">
              <w:rPr>
                <w:rFonts w:ascii="Consolas" w:cs="Consolas" w:eastAsia="Consolas" w:hAnsi="Consolas"/>
                <w:color w:val="aa573c"/>
                <w:sz w:val="26"/>
                <w:szCs w:val="26"/>
                <w:shd w:fill="efecf4" w:val="clear"/>
                <w:rtl w:val="0"/>
              </w:rPr>
              <w:t xml:space="preserve">1</w:t>
            </w:r>
            <w:r w:rsidDel="00000000" w:rsidR="00000000" w:rsidRPr="00000000">
              <w:rPr>
                <w:rFonts w:ascii="Consolas" w:cs="Consolas" w:eastAsia="Consolas" w:hAnsi="Consolas"/>
                <w:color w:val="585260"/>
                <w:sz w:val="26"/>
                <w:szCs w:val="26"/>
                <w:shd w:fill="efecf4" w:val="clear"/>
                <w:rtl w:val="0"/>
              </w:rPr>
              <w:br w:type="textWrapping"/>
              <w:t xml:space="preserve">   </w:t>
              <w:tab/>
              <w:t xml:space="preserve">array[i], array[j] = array[j], array[i]</w:t>
              <w:br w:type="textWrapping"/>
              <w:br w:type="textWrapping"/>
              <w:t xml:space="preserve">  array[i+</w:t>
            </w:r>
            <w:r w:rsidDel="00000000" w:rsidR="00000000" w:rsidRPr="00000000">
              <w:rPr>
                <w:rFonts w:ascii="Consolas" w:cs="Consolas" w:eastAsia="Consolas" w:hAnsi="Consolas"/>
                <w:color w:val="aa573c"/>
                <w:sz w:val="26"/>
                <w:szCs w:val="26"/>
                <w:shd w:fill="efecf4" w:val="clear"/>
                <w:rtl w:val="0"/>
              </w:rPr>
              <w:t xml:space="preserve">1</w:t>
            </w:r>
            <w:r w:rsidDel="00000000" w:rsidR="00000000" w:rsidRPr="00000000">
              <w:rPr>
                <w:rFonts w:ascii="Consolas" w:cs="Consolas" w:eastAsia="Consolas" w:hAnsi="Consolas"/>
                <w:color w:val="585260"/>
                <w:sz w:val="26"/>
                <w:szCs w:val="26"/>
                <w:shd w:fill="efecf4" w:val="clear"/>
                <w:rtl w:val="0"/>
              </w:rPr>
              <w:t xml:space="preserve">], array[high] = array[high], array[i+</w:t>
            </w:r>
            <w:r w:rsidDel="00000000" w:rsidR="00000000" w:rsidRPr="00000000">
              <w:rPr>
                <w:rFonts w:ascii="Consolas" w:cs="Consolas" w:eastAsia="Consolas" w:hAnsi="Consolas"/>
                <w:color w:val="aa573c"/>
                <w:sz w:val="26"/>
                <w:szCs w:val="26"/>
                <w:shd w:fill="efecf4" w:val="clear"/>
                <w:rtl w:val="0"/>
              </w:rPr>
              <w:t xml:space="preserve">1</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w:t>
            </w:r>
            <w:r w:rsidDel="00000000" w:rsidR="00000000" w:rsidRPr="00000000">
              <w:rPr>
                <w:rFonts w:ascii="Consolas" w:cs="Consolas" w:eastAsia="Consolas" w:hAnsi="Consolas"/>
                <w:color w:val="955ae7"/>
                <w:sz w:val="26"/>
                <w:szCs w:val="26"/>
                <w:shd w:fill="efecf4" w:val="clear"/>
                <w:rtl w:val="0"/>
              </w:rPr>
              <w:t xml:space="preserve">return</w:t>
            </w:r>
            <w:r w:rsidDel="00000000" w:rsidR="00000000" w:rsidRPr="00000000">
              <w:rPr>
                <w:rFonts w:ascii="Consolas" w:cs="Consolas" w:eastAsia="Consolas" w:hAnsi="Consolas"/>
                <w:color w:val="585260"/>
                <w:sz w:val="26"/>
                <w:szCs w:val="26"/>
                <w:shd w:fill="efecf4" w:val="clear"/>
                <w:rtl w:val="0"/>
              </w:rPr>
              <w:t xml:space="preserve"> i+</w:t>
            </w:r>
            <w:r w:rsidDel="00000000" w:rsidR="00000000" w:rsidRPr="00000000">
              <w:rPr>
                <w:rFonts w:ascii="Consolas" w:cs="Consolas" w:eastAsia="Consolas" w:hAnsi="Consolas"/>
                <w:color w:val="aa573c"/>
                <w:sz w:val="26"/>
                <w:szCs w:val="26"/>
                <w:shd w:fill="efecf4" w:val="clear"/>
                <w:rtl w:val="0"/>
              </w:rPr>
              <w:t xml:space="preserve">1</w:t>
            </w:r>
            <w:r w:rsidDel="00000000" w:rsidR="00000000" w:rsidRPr="00000000">
              <w:rPr>
                <w:rFonts w:ascii="Consolas" w:cs="Consolas" w:eastAsia="Consolas" w:hAnsi="Consolas"/>
                <w:color w:val="585260"/>
                <w:sz w:val="26"/>
                <w:szCs w:val="26"/>
                <w:shd w:fill="efecf4" w:val="clear"/>
                <w:rtl w:val="0"/>
              </w:rPr>
              <w:br w:type="textWrapping"/>
              <w:br w:type="textWrapping"/>
            </w:r>
            <w:r w:rsidDel="00000000" w:rsidR="00000000" w:rsidRPr="00000000">
              <w:rPr>
                <w:rFonts w:ascii="Consolas" w:cs="Consolas" w:eastAsia="Consolas" w:hAnsi="Consolas"/>
                <w:color w:val="955ae7"/>
                <w:sz w:val="26"/>
                <w:szCs w:val="26"/>
                <w:shd w:fill="efecf4" w:val="clear"/>
                <w:rtl w:val="0"/>
              </w:rPr>
              <w:t xml:space="preserve">def</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576ddb"/>
                <w:sz w:val="26"/>
                <w:szCs w:val="26"/>
                <w:shd w:fill="efecf4" w:val="clear"/>
                <w:rtl w:val="0"/>
              </w:rPr>
              <w:t xml:space="preserve">quicksort</w:t>
            </w:r>
            <w:r w:rsidDel="00000000" w:rsidR="00000000" w:rsidRPr="00000000">
              <w:rPr>
                <w:rFonts w:ascii="Consolas" w:cs="Consolas" w:eastAsia="Consolas" w:hAnsi="Consolas"/>
                <w:color w:val="aa573c"/>
                <w:sz w:val="26"/>
                <w:szCs w:val="26"/>
                <w:shd w:fill="efecf4" w:val="clear"/>
                <w:rtl w:val="0"/>
              </w:rPr>
              <w:t xml:space="preserve">(array, low=0, high=None)</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w:t>
            </w:r>
            <w:r w:rsidDel="00000000" w:rsidR="00000000" w:rsidRPr="00000000">
              <w:rPr>
                <w:rFonts w:ascii="Consolas" w:cs="Consolas" w:eastAsia="Consolas" w:hAnsi="Consolas"/>
                <w:color w:val="955ae7"/>
                <w:sz w:val="26"/>
                <w:szCs w:val="26"/>
                <w:shd w:fill="efecf4" w:val="clear"/>
                <w:rtl w:val="0"/>
              </w:rPr>
              <w:t xml:space="preserve">if</w:t>
            </w:r>
            <w:r w:rsidDel="00000000" w:rsidR="00000000" w:rsidRPr="00000000">
              <w:rPr>
                <w:rFonts w:ascii="Consolas" w:cs="Consolas" w:eastAsia="Consolas" w:hAnsi="Consolas"/>
                <w:color w:val="585260"/>
                <w:sz w:val="26"/>
                <w:szCs w:val="26"/>
                <w:shd w:fill="efecf4" w:val="clear"/>
                <w:rtl w:val="0"/>
              </w:rPr>
              <w:t xml:space="preserve"> high </w:t>
            </w:r>
            <w:r w:rsidDel="00000000" w:rsidR="00000000" w:rsidRPr="00000000">
              <w:rPr>
                <w:rFonts w:ascii="Consolas" w:cs="Consolas" w:eastAsia="Consolas" w:hAnsi="Consolas"/>
                <w:color w:val="955ae7"/>
                <w:sz w:val="26"/>
                <w:szCs w:val="26"/>
                <w:shd w:fill="efecf4" w:val="clear"/>
                <w:rtl w:val="0"/>
              </w:rPr>
              <w:t xml:space="preserve">is</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955ae7"/>
                <w:sz w:val="26"/>
                <w:szCs w:val="26"/>
                <w:shd w:fill="efecf4" w:val="clear"/>
                <w:rtl w:val="0"/>
              </w:rPr>
              <w:t xml:space="preserve">None</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high = len(array) - </w:t>
            </w:r>
            <w:r w:rsidDel="00000000" w:rsidR="00000000" w:rsidRPr="00000000">
              <w:rPr>
                <w:rFonts w:ascii="Consolas" w:cs="Consolas" w:eastAsia="Consolas" w:hAnsi="Consolas"/>
                <w:color w:val="aa573c"/>
                <w:sz w:val="26"/>
                <w:szCs w:val="26"/>
                <w:shd w:fill="efecf4" w:val="clear"/>
                <w:rtl w:val="0"/>
              </w:rPr>
              <w:t xml:space="preserve">1</w:t>
            </w:r>
            <w:r w:rsidDel="00000000" w:rsidR="00000000" w:rsidRPr="00000000">
              <w:rPr>
                <w:rFonts w:ascii="Consolas" w:cs="Consolas" w:eastAsia="Consolas" w:hAnsi="Consolas"/>
                <w:color w:val="585260"/>
                <w:sz w:val="26"/>
                <w:szCs w:val="26"/>
                <w:shd w:fill="efecf4" w:val="clear"/>
                <w:rtl w:val="0"/>
              </w:rPr>
              <w:br w:type="textWrapping"/>
              <w:br w:type="textWrapping"/>
              <w:t xml:space="preserve">  </w:t>
            </w:r>
            <w:r w:rsidDel="00000000" w:rsidR="00000000" w:rsidRPr="00000000">
              <w:rPr>
                <w:rFonts w:ascii="Consolas" w:cs="Consolas" w:eastAsia="Consolas" w:hAnsi="Consolas"/>
                <w:color w:val="955ae7"/>
                <w:sz w:val="26"/>
                <w:szCs w:val="26"/>
                <w:shd w:fill="efecf4" w:val="clear"/>
                <w:rtl w:val="0"/>
              </w:rPr>
              <w:t xml:space="preserve">if</w:t>
            </w:r>
            <w:r w:rsidDel="00000000" w:rsidR="00000000" w:rsidRPr="00000000">
              <w:rPr>
                <w:rFonts w:ascii="Consolas" w:cs="Consolas" w:eastAsia="Consolas" w:hAnsi="Consolas"/>
                <w:color w:val="585260"/>
                <w:sz w:val="26"/>
                <w:szCs w:val="26"/>
                <w:shd w:fill="efecf4" w:val="clear"/>
                <w:rtl w:val="0"/>
              </w:rPr>
              <w:t xml:space="preserve"> low &lt; high:</w:t>
              <w:br w:type="textWrapping"/>
              <w:t xml:space="preserve">    pivot_index = partition(array, low, high)</w:t>
              <w:br w:type="textWrapping"/>
              <w:t xml:space="preserve">    quicksort(array, low, pivot_index</w:t>
            </w:r>
            <w:r w:rsidDel="00000000" w:rsidR="00000000" w:rsidRPr="00000000">
              <w:rPr>
                <w:rFonts w:ascii="Consolas" w:cs="Consolas" w:eastAsia="Consolas" w:hAnsi="Consolas"/>
                <w:color w:val="aa573c"/>
                <w:sz w:val="26"/>
                <w:szCs w:val="26"/>
                <w:shd w:fill="efecf4" w:val="clear"/>
                <w:rtl w:val="0"/>
              </w:rPr>
              <w:t xml:space="preserve">-1</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quicksort(array, pivot_index+</w:t>
            </w:r>
            <w:r w:rsidDel="00000000" w:rsidR="00000000" w:rsidRPr="00000000">
              <w:rPr>
                <w:rFonts w:ascii="Consolas" w:cs="Consolas" w:eastAsia="Consolas" w:hAnsi="Consolas"/>
                <w:color w:val="aa573c"/>
                <w:sz w:val="26"/>
                <w:szCs w:val="26"/>
                <w:shd w:fill="efecf4" w:val="clear"/>
                <w:rtl w:val="0"/>
              </w:rPr>
              <w:t xml:space="preserve">1</w:t>
            </w:r>
            <w:r w:rsidDel="00000000" w:rsidR="00000000" w:rsidRPr="00000000">
              <w:rPr>
                <w:rFonts w:ascii="Consolas" w:cs="Consolas" w:eastAsia="Consolas" w:hAnsi="Consolas"/>
                <w:color w:val="585260"/>
                <w:sz w:val="26"/>
                <w:szCs w:val="26"/>
                <w:shd w:fill="efecf4" w:val="clear"/>
                <w:rtl w:val="0"/>
              </w:rPr>
              <w:t xml:space="preserve">, high)</w:t>
              <w:br w:type="textWrapping"/>
              <w:br w:type="textWrapping"/>
              <w:t xml:space="preserve">mylist = [</w:t>
            </w:r>
            <w:r w:rsidDel="00000000" w:rsidR="00000000" w:rsidRPr="00000000">
              <w:rPr>
                <w:rFonts w:ascii="Consolas" w:cs="Consolas" w:eastAsia="Consolas" w:hAnsi="Consolas"/>
                <w:color w:val="aa573c"/>
                <w:sz w:val="26"/>
                <w:szCs w:val="26"/>
                <w:shd w:fill="efecf4" w:val="clear"/>
                <w:rtl w:val="0"/>
              </w:rPr>
              <w:t xml:space="preserve">64</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aa573c"/>
                <w:sz w:val="26"/>
                <w:szCs w:val="26"/>
                <w:shd w:fill="efecf4" w:val="clear"/>
                <w:rtl w:val="0"/>
              </w:rPr>
              <w:t xml:space="preserve">34</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aa573c"/>
                <w:sz w:val="26"/>
                <w:szCs w:val="26"/>
                <w:shd w:fill="efecf4" w:val="clear"/>
                <w:rtl w:val="0"/>
              </w:rPr>
              <w:t xml:space="preserve">25</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aa573c"/>
                <w:sz w:val="26"/>
                <w:szCs w:val="26"/>
                <w:shd w:fill="efecf4" w:val="clear"/>
                <w:rtl w:val="0"/>
              </w:rPr>
              <w:t xml:space="preserve">5</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aa573c"/>
                <w:sz w:val="26"/>
                <w:szCs w:val="26"/>
                <w:shd w:fill="efecf4" w:val="clear"/>
                <w:rtl w:val="0"/>
              </w:rPr>
              <w:t xml:space="preserve">22</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aa573c"/>
                <w:sz w:val="26"/>
                <w:szCs w:val="26"/>
                <w:shd w:fill="efecf4" w:val="clear"/>
                <w:rtl w:val="0"/>
              </w:rPr>
              <w:t xml:space="preserve">11</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aa573c"/>
                <w:sz w:val="26"/>
                <w:szCs w:val="26"/>
                <w:shd w:fill="efecf4" w:val="clear"/>
                <w:rtl w:val="0"/>
              </w:rPr>
              <w:t xml:space="preserve">90</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aa573c"/>
                <w:sz w:val="26"/>
                <w:szCs w:val="26"/>
                <w:shd w:fill="efecf4" w:val="clear"/>
                <w:rtl w:val="0"/>
              </w:rPr>
              <w:t xml:space="preserve">12</w:t>
            </w:r>
            <w:r w:rsidDel="00000000" w:rsidR="00000000" w:rsidRPr="00000000">
              <w:rPr>
                <w:rFonts w:ascii="Consolas" w:cs="Consolas" w:eastAsia="Consolas" w:hAnsi="Consolas"/>
                <w:color w:val="585260"/>
                <w:sz w:val="26"/>
                <w:szCs w:val="26"/>
                <w:shd w:fill="efecf4" w:val="clear"/>
                <w:rtl w:val="0"/>
              </w:rPr>
              <w:t xml:space="preserve">]</w:t>
              <w:br w:type="textWrapping"/>
              <w:t xml:space="preserve">quicksort(mylist)</w:t>
              <w:br w:type="textWrapping"/>
              <w:t xml:space="preserve">print(mylist) </w:t>
              <w:br w:type="textWrapping"/>
            </w:r>
            <w:r w:rsidDel="00000000" w:rsidR="00000000" w:rsidRPr="00000000">
              <w:rPr>
                <w:rtl w:val="0"/>
              </w:rPr>
            </w:r>
          </w:p>
        </w:tc>
      </w:tr>
    </w:tbl>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B8">
      <w:pPr>
        <w:pStyle w:val="Heading1"/>
        <w:keepNext w:val="0"/>
        <w:keepLines w:val="0"/>
        <w:widowControl w:val="0"/>
        <w:spacing w:before="480" w:lineRule="auto"/>
        <w:rPr>
          <w:b w:val="1"/>
          <w:sz w:val="46"/>
          <w:szCs w:val="46"/>
        </w:rPr>
      </w:pPr>
      <w:bookmarkStart w:colFirst="0" w:colLast="0" w:name="_6dffkqu5sxa9" w:id="13"/>
      <w:bookmarkEnd w:id="13"/>
      <w:r w:rsidDel="00000000" w:rsidR="00000000" w:rsidRPr="00000000">
        <w:rPr>
          <w:b w:val="1"/>
          <w:sz w:val="46"/>
          <w:szCs w:val="46"/>
          <w:rtl w:val="0"/>
        </w:rPr>
        <w:t xml:space="preserve">Selection Sort with Python</w:t>
      </w:r>
    </w:p>
    <w:p w:rsidR="00000000" w:rsidDel="00000000" w:rsidP="00000000" w:rsidRDefault="00000000" w:rsidRPr="00000000" w14:paraId="000000B9">
      <w:pPr>
        <w:widowControl w:val="0"/>
        <w:spacing w:after="240" w:lineRule="auto"/>
        <w:rPr>
          <w:sz w:val="26"/>
          <w:szCs w:val="26"/>
        </w:rPr>
      </w:pPr>
      <w:r w:rsidDel="00000000" w:rsidR="00000000" w:rsidRPr="00000000">
        <w:rPr>
          <w:sz w:val="26"/>
          <w:szCs w:val="26"/>
          <w:rtl w:val="0"/>
        </w:rPr>
        <w:t xml:space="preserve">The Selection Sort algorithm finds the lowest value in an array and moves it to the front of the array.</w:t>
      </w:r>
    </w:p>
    <w:p w:rsidR="00000000" w:rsidDel="00000000" w:rsidP="00000000" w:rsidRDefault="00000000" w:rsidRPr="00000000" w14:paraId="000000BA">
      <w:pPr>
        <w:widowControl w:val="0"/>
        <w:rPr>
          <w:sz w:val="26"/>
          <w:szCs w:val="26"/>
        </w:rPr>
      </w:pPr>
      <w:r w:rsidDel="00000000" w:rsidR="00000000" w:rsidRPr="00000000">
        <w:rPr>
          <w:rtl w:val="0"/>
        </w:rPr>
      </w:r>
    </w:p>
    <w:p w:rsidR="00000000" w:rsidDel="00000000" w:rsidP="00000000" w:rsidRDefault="00000000" w:rsidRPr="00000000" w14:paraId="000000BB">
      <w:pPr>
        <w:widowControl w:val="0"/>
        <w:spacing w:after="240" w:before="240" w:lineRule="auto"/>
        <w:rPr>
          <w:b w:val="1"/>
          <w:sz w:val="26"/>
          <w:szCs w:val="26"/>
        </w:rPr>
      </w:pPr>
      <w:r w:rsidDel="00000000" w:rsidR="00000000" w:rsidRPr="00000000">
        <w:rPr>
          <w:b w:val="1"/>
          <w:sz w:val="26"/>
          <w:szCs w:val="26"/>
          <w:rtl w:val="0"/>
        </w:rPr>
        <w:t xml:space="preserve">How it works:</w:t>
      </w:r>
    </w:p>
    <w:p w:rsidR="00000000" w:rsidDel="00000000" w:rsidP="00000000" w:rsidRDefault="00000000" w:rsidRPr="00000000" w14:paraId="000000BC">
      <w:pPr>
        <w:widowControl w:val="0"/>
        <w:numPr>
          <w:ilvl w:val="0"/>
          <w:numId w:val="22"/>
        </w:numPr>
        <w:spacing w:after="0" w:afterAutospacing="0" w:before="240" w:lineRule="auto"/>
        <w:ind w:left="720" w:hanging="360"/>
        <w:rPr>
          <w:sz w:val="26"/>
          <w:szCs w:val="26"/>
        </w:rPr>
      </w:pPr>
      <w:r w:rsidDel="00000000" w:rsidR="00000000" w:rsidRPr="00000000">
        <w:rPr>
          <w:sz w:val="26"/>
          <w:szCs w:val="26"/>
          <w:rtl w:val="0"/>
        </w:rPr>
        <w:t xml:space="preserve">Go through the array to find the lowest value.</w:t>
      </w:r>
    </w:p>
    <w:p w:rsidR="00000000" w:rsidDel="00000000" w:rsidP="00000000" w:rsidRDefault="00000000" w:rsidRPr="00000000" w14:paraId="000000BD">
      <w:pPr>
        <w:widowControl w:val="0"/>
        <w:numPr>
          <w:ilvl w:val="0"/>
          <w:numId w:val="22"/>
        </w:numPr>
        <w:spacing w:after="0" w:afterAutospacing="0" w:before="0" w:beforeAutospacing="0" w:lineRule="auto"/>
        <w:ind w:left="720" w:hanging="360"/>
        <w:rPr>
          <w:sz w:val="26"/>
          <w:szCs w:val="26"/>
        </w:rPr>
      </w:pPr>
      <w:r w:rsidDel="00000000" w:rsidR="00000000" w:rsidRPr="00000000">
        <w:rPr>
          <w:sz w:val="26"/>
          <w:szCs w:val="26"/>
          <w:rtl w:val="0"/>
        </w:rPr>
        <w:t xml:space="preserve">Move the lowest value to the front of the unsorted part of the array.</w:t>
      </w:r>
    </w:p>
    <w:p w:rsidR="00000000" w:rsidDel="00000000" w:rsidP="00000000" w:rsidRDefault="00000000" w:rsidRPr="00000000" w14:paraId="000000BE">
      <w:pPr>
        <w:widowControl w:val="0"/>
        <w:numPr>
          <w:ilvl w:val="0"/>
          <w:numId w:val="22"/>
        </w:numPr>
        <w:spacing w:after="240" w:before="0" w:beforeAutospacing="0" w:lineRule="auto"/>
        <w:ind w:left="720" w:hanging="360"/>
        <w:rPr>
          <w:sz w:val="26"/>
          <w:szCs w:val="26"/>
        </w:rPr>
      </w:pPr>
      <w:r w:rsidDel="00000000" w:rsidR="00000000" w:rsidRPr="00000000">
        <w:rPr>
          <w:sz w:val="26"/>
          <w:szCs w:val="26"/>
          <w:rtl w:val="0"/>
        </w:rPr>
        <w:t xml:space="preserve">Go through the array again as many times as there are values in the array.</w:t>
      </w:r>
    </w:p>
    <w:p w:rsidR="00000000" w:rsidDel="00000000" w:rsidP="00000000" w:rsidRDefault="00000000" w:rsidRPr="00000000" w14:paraId="000000BF">
      <w:pPr>
        <w:pStyle w:val="Heading2"/>
        <w:keepNext w:val="0"/>
        <w:keepLines w:val="0"/>
        <w:widowControl w:val="0"/>
        <w:spacing w:after="80" w:lineRule="auto"/>
        <w:rPr>
          <w:b w:val="1"/>
          <w:sz w:val="34"/>
          <w:szCs w:val="34"/>
        </w:rPr>
      </w:pPr>
      <w:bookmarkStart w:colFirst="0" w:colLast="0" w:name="_fr8126cv724f" w:id="14"/>
      <w:bookmarkEnd w:id="14"/>
      <w:r w:rsidDel="00000000" w:rsidR="00000000" w:rsidRPr="00000000">
        <w:rPr>
          <w:b w:val="1"/>
          <w:sz w:val="34"/>
          <w:szCs w:val="34"/>
          <w:rtl w:val="0"/>
        </w:rPr>
        <w:t xml:space="preserve">Manual Run Through</w:t>
      </w:r>
    </w:p>
    <w:p w:rsidR="00000000" w:rsidDel="00000000" w:rsidP="00000000" w:rsidRDefault="00000000" w:rsidRPr="00000000" w14:paraId="000000C0">
      <w:pPr>
        <w:widowControl w:val="0"/>
        <w:spacing w:after="240" w:before="240" w:lineRule="auto"/>
        <w:rPr>
          <w:sz w:val="26"/>
          <w:szCs w:val="26"/>
        </w:rPr>
      </w:pPr>
      <w:r w:rsidDel="00000000" w:rsidR="00000000" w:rsidRPr="00000000">
        <w:rPr>
          <w:sz w:val="26"/>
          <w:szCs w:val="26"/>
          <w:rtl w:val="0"/>
        </w:rPr>
        <w:t xml:space="preserve">Before we implement the Selection Sort algorithm in Python program, let's manually run through a short array only one time, just to get the idea.</w:t>
      </w:r>
    </w:p>
    <w:p w:rsidR="00000000" w:rsidDel="00000000" w:rsidP="00000000" w:rsidRDefault="00000000" w:rsidRPr="00000000" w14:paraId="000000C1">
      <w:pPr>
        <w:widowControl w:val="0"/>
        <w:spacing w:after="240" w:before="240" w:lineRule="auto"/>
        <w:rPr>
          <w:sz w:val="26"/>
          <w:szCs w:val="26"/>
        </w:rPr>
      </w:pPr>
      <w:r w:rsidDel="00000000" w:rsidR="00000000" w:rsidRPr="00000000">
        <w:rPr>
          <w:b w:val="1"/>
          <w:sz w:val="26"/>
          <w:szCs w:val="26"/>
          <w:rtl w:val="0"/>
        </w:rPr>
        <w:t xml:space="preserve">Step 1:</w:t>
      </w:r>
      <w:r w:rsidDel="00000000" w:rsidR="00000000" w:rsidRPr="00000000">
        <w:rPr>
          <w:sz w:val="26"/>
          <w:szCs w:val="26"/>
          <w:rtl w:val="0"/>
        </w:rPr>
        <w:t xml:space="preserve"> We start with an unsorted array.</w:t>
      </w:r>
    </w:p>
    <w:p w:rsidR="00000000" w:rsidDel="00000000" w:rsidP="00000000" w:rsidRDefault="00000000" w:rsidRPr="00000000" w14:paraId="000000C2">
      <w:pPr>
        <w:widowControl w:val="0"/>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[ 7, 12, 9, 11, 3]</w:t>
      </w:r>
    </w:p>
    <w:p w:rsidR="00000000" w:rsidDel="00000000" w:rsidP="00000000" w:rsidRDefault="00000000" w:rsidRPr="00000000" w14:paraId="000000C3">
      <w:pPr>
        <w:widowControl w:val="0"/>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widowControl w:val="0"/>
        <w:spacing w:after="240" w:before="240" w:lineRule="auto"/>
        <w:rPr>
          <w:sz w:val="26"/>
          <w:szCs w:val="26"/>
        </w:rPr>
      </w:pPr>
      <w:r w:rsidDel="00000000" w:rsidR="00000000" w:rsidRPr="00000000">
        <w:rPr>
          <w:b w:val="1"/>
          <w:sz w:val="26"/>
          <w:szCs w:val="26"/>
          <w:rtl w:val="0"/>
        </w:rPr>
        <w:t xml:space="preserve">Step 2:</w:t>
      </w:r>
      <w:r w:rsidDel="00000000" w:rsidR="00000000" w:rsidRPr="00000000">
        <w:rPr>
          <w:sz w:val="26"/>
          <w:szCs w:val="26"/>
          <w:rtl w:val="0"/>
        </w:rPr>
        <w:t xml:space="preserve"> Go through the array, one value at a time. Which value is the lowest? 3, right?</w:t>
      </w:r>
    </w:p>
    <w:p w:rsidR="00000000" w:rsidDel="00000000" w:rsidP="00000000" w:rsidRDefault="00000000" w:rsidRPr="00000000" w14:paraId="000000C5">
      <w:pPr>
        <w:widowControl w:val="0"/>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[ 7, 12, 9, 11, 3]</w:t>
      </w:r>
    </w:p>
    <w:p w:rsidR="00000000" w:rsidDel="00000000" w:rsidP="00000000" w:rsidRDefault="00000000" w:rsidRPr="00000000" w14:paraId="000000C6">
      <w:pPr>
        <w:widowControl w:val="0"/>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widowControl w:val="0"/>
        <w:spacing w:after="240" w:before="240" w:lineRule="auto"/>
        <w:rPr>
          <w:sz w:val="26"/>
          <w:szCs w:val="26"/>
        </w:rPr>
      </w:pPr>
      <w:r w:rsidDel="00000000" w:rsidR="00000000" w:rsidRPr="00000000">
        <w:rPr>
          <w:b w:val="1"/>
          <w:sz w:val="26"/>
          <w:szCs w:val="26"/>
          <w:rtl w:val="0"/>
        </w:rPr>
        <w:t xml:space="preserve">Step 3:</w:t>
      </w:r>
      <w:r w:rsidDel="00000000" w:rsidR="00000000" w:rsidRPr="00000000">
        <w:rPr>
          <w:sz w:val="26"/>
          <w:szCs w:val="26"/>
          <w:rtl w:val="0"/>
        </w:rPr>
        <w:t xml:space="preserve"> Move the lowest value 3 to the front of the array.</w:t>
      </w:r>
    </w:p>
    <w:p w:rsidR="00000000" w:rsidDel="00000000" w:rsidP="00000000" w:rsidRDefault="00000000" w:rsidRPr="00000000" w14:paraId="000000C8">
      <w:pPr>
        <w:widowControl w:val="0"/>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[ 3, 7, 12, 9, 11]</w:t>
      </w:r>
    </w:p>
    <w:p w:rsidR="00000000" w:rsidDel="00000000" w:rsidP="00000000" w:rsidRDefault="00000000" w:rsidRPr="00000000" w14:paraId="000000C9">
      <w:pPr>
        <w:widowControl w:val="0"/>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widowControl w:val="0"/>
        <w:spacing w:after="240" w:before="240" w:lineRule="auto"/>
        <w:rPr>
          <w:sz w:val="26"/>
          <w:szCs w:val="26"/>
        </w:rPr>
      </w:pPr>
      <w:r w:rsidDel="00000000" w:rsidR="00000000" w:rsidRPr="00000000">
        <w:rPr>
          <w:b w:val="1"/>
          <w:sz w:val="26"/>
          <w:szCs w:val="26"/>
          <w:rtl w:val="0"/>
        </w:rPr>
        <w:t xml:space="preserve">Step 4:</w:t>
      </w:r>
      <w:r w:rsidDel="00000000" w:rsidR="00000000" w:rsidRPr="00000000">
        <w:rPr>
          <w:sz w:val="26"/>
          <w:szCs w:val="26"/>
          <w:rtl w:val="0"/>
        </w:rPr>
        <w:t xml:space="preserve"> Look through the rest of the values, starting with 7. 7 is the lowest value, and already at the front of the array, so we don't need to move it.</w:t>
      </w:r>
    </w:p>
    <w:p w:rsidR="00000000" w:rsidDel="00000000" w:rsidP="00000000" w:rsidRDefault="00000000" w:rsidRPr="00000000" w14:paraId="000000CB">
      <w:pPr>
        <w:widowControl w:val="0"/>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[ 3, 7, 12, 9, 11]</w:t>
      </w:r>
    </w:p>
    <w:p w:rsidR="00000000" w:rsidDel="00000000" w:rsidP="00000000" w:rsidRDefault="00000000" w:rsidRPr="00000000" w14:paraId="000000CC">
      <w:pPr>
        <w:widowControl w:val="0"/>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widowControl w:val="0"/>
        <w:spacing w:after="240" w:before="240" w:lineRule="auto"/>
        <w:rPr>
          <w:sz w:val="26"/>
          <w:szCs w:val="26"/>
        </w:rPr>
      </w:pPr>
      <w:r w:rsidDel="00000000" w:rsidR="00000000" w:rsidRPr="00000000">
        <w:rPr>
          <w:b w:val="1"/>
          <w:sz w:val="26"/>
          <w:szCs w:val="26"/>
          <w:rtl w:val="0"/>
        </w:rPr>
        <w:t xml:space="preserve">Step 5:</w:t>
      </w:r>
      <w:r w:rsidDel="00000000" w:rsidR="00000000" w:rsidRPr="00000000">
        <w:rPr>
          <w:sz w:val="26"/>
          <w:szCs w:val="26"/>
          <w:rtl w:val="0"/>
        </w:rPr>
        <w:t xml:space="preserve"> Look through the rest of the array: 12, 9 and 11. 9 is the lowest value.</w:t>
      </w:r>
    </w:p>
    <w:p w:rsidR="00000000" w:rsidDel="00000000" w:rsidP="00000000" w:rsidRDefault="00000000" w:rsidRPr="00000000" w14:paraId="000000CE">
      <w:pPr>
        <w:widowControl w:val="0"/>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[ 3, 7, 12, 9, 11]</w:t>
      </w:r>
    </w:p>
    <w:p w:rsidR="00000000" w:rsidDel="00000000" w:rsidP="00000000" w:rsidRDefault="00000000" w:rsidRPr="00000000" w14:paraId="000000CF">
      <w:pPr>
        <w:widowControl w:val="0"/>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widowControl w:val="0"/>
        <w:spacing w:after="240" w:before="240" w:lineRule="auto"/>
        <w:rPr>
          <w:sz w:val="26"/>
          <w:szCs w:val="26"/>
        </w:rPr>
      </w:pPr>
      <w:r w:rsidDel="00000000" w:rsidR="00000000" w:rsidRPr="00000000">
        <w:rPr>
          <w:b w:val="1"/>
          <w:sz w:val="26"/>
          <w:szCs w:val="26"/>
          <w:rtl w:val="0"/>
        </w:rPr>
        <w:t xml:space="preserve">Step 6:</w:t>
      </w:r>
      <w:r w:rsidDel="00000000" w:rsidR="00000000" w:rsidRPr="00000000">
        <w:rPr>
          <w:sz w:val="26"/>
          <w:szCs w:val="26"/>
          <w:rtl w:val="0"/>
        </w:rPr>
        <w:t xml:space="preserve"> Move 9 to the front.</w:t>
      </w:r>
    </w:p>
    <w:p w:rsidR="00000000" w:rsidDel="00000000" w:rsidP="00000000" w:rsidRDefault="00000000" w:rsidRPr="00000000" w14:paraId="000000D1">
      <w:pPr>
        <w:widowControl w:val="0"/>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[ 3, 7, 9, 12, 11]</w:t>
      </w:r>
    </w:p>
    <w:p w:rsidR="00000000" w:rsidDel="00000000" w:rsidP="00000000" w:rsidRDefault="00000000" w:rsidRPr="00000000" w14:paraId="000000D2">
      <w:pPr>
        <w:widowControl w:val="0"/>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widowControl w:val="0"/>
        <w:spacing w:after="240" w:before="240" w:lineRule="auto"/>
        <w:rPr>
          <w:sz w:val="26"/>
          <w:szCs w:val="26"/>
        </w:rPr>
      </w:pPr>
      <w:r w:rsidDel="00000000" w:rsidR="00000000" w:rsidRPr="00000000">
        <w:rPr>
          <w:b w:val="1"/>
          <w:sz w:val="26"/>
          <w:szCs w:val="26"/>
          <w:rtl w:val="0"/>
        </w:rPr>
        <w:t xml:space="preserve">Step 7:</w:t>
      </w:r>
      <w:r w:rsidDel="00000000" w:rsidR="00000000" w:rsidRPr="00000000">
        <w:rPr>
          <w:sz w:val="26"/>
          <w:szCs w:val="26"/>
          <w:rtl w:val="0"/>
        </w:rPr>
        <w:t xml:space="preserve"> Looking at 12 and 11, 11 is the lowest.</w:t>
      </w:r>
    </w:p>
    <w:p w:rsidR="00000000" w:rsidDel="00000000" w:rsidP="00000000" w:rsidRDefault="00000000" w:rsidRPr="00000000" w14:paraId="000000D4">
      <w:pPr>
        <w:widowControl w:val="0"/>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[ 3, 7, 9, 12, 11]</w:t>
      </w:r>
    </w:p>
    <w:p w:rsidR="00000000" w:rsidDel="00000000" w:rsidP="00000000" w:rsidRDefault="00000000" w:rsidRPr="00000000" w14:paraId="000000D5">
      <w:pPr>
        <w:widowControl w:val="0"/>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widowControl w:val="0"/>
        <w:spacing w:after="240" w:before="240" w:lineRule="auto"/>
        <w:rPr>
          <w:sz w:val="26"/>
          <w:szCs w:val="26"/>
        </w:rPr>
      </w:pPr>
      <w:r w:rsidDel="00000000" w:rsidR="00000000" w:rsidRPr="00000000">
        <w:rPr>
          <w:b w:val="1"/>
          <w:sz w:val="26"/>
          <w:szCs w:val="26"/>
          <w:rtl w:val="0"/>
        </w:rPr>
        <w:t xml:space="preserve">Step 8:</w:t>
      </w:r>
      <w:r w:rsidDel="00000000" w:rsidR="00000000" w:rsidRPr="00000000">
        <w:rPr>
          <w:sz w:val="26"/>
          <w:szCs w:val="26"/>
          <w:rtl w:val="0"/>
        </w:rPr>
        <w:t xml:space="preserve"> Move it to the front.</w:t>
      </w:r>
    </w:p>
    <w:p w:rsidR="00000000" w:rsidDel="00000000" w:rsidP="00000000" w:rsidRDefault="00000000" w:rsidRPr="00000000" w14:paraId="000000D7">
      <w:pPr>
        <w:widowControl w:val="0"/>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[ 3, 7, 9, 11, 12]</w:t>
      </w:r>
    </w:p>
    <w:p w:rsidR="00000000" w:rsidDel="00000000" w:rsidP="00000000" w:rsidRDefault="00000000" w:rsidRPr="00000000" w14:paraId="000000D8">
      <w:pPr>
        <w:widowControl w:val="0"/>
        <w:spacing w:after="240" w:before="240" w:lineRule="auto"/>
        <w:rPr>
          <w:sz w:val="26"/>
          <w:szCs w:val="26"/>
        </w:rPr>
      </w:pPr>
      <w:r w:rsidDel="00000000" w:rsidR="00000000" w:rsidRPr="00000000">
        <w:rPr>
          <w:sz w:val="26"/>
          <w:szCs w:val="26"/>
          <w:rtl w:val="0"/>
        </w:rPr>
        <w:t xml:space="preserve">Finally, the array is sorted.</w:t>
      </w:r>
    </w:p>
    <w:p w:rsidR="00000000" w:rsidDel="00000000" w:rsidP="00000000" w:rsidRDefault="00000000" w:rsidRPr="00000000" w14:paraId="000000D9">
      <w:pPr>
        <w:pStyle w:val="Heading2"/>
        <w:keepNext w:val="0"/>
        <w:keepLines w:val="0"/>
        <w:widowControl w:val="0"/>
        <w:spacing w:after="80" w:lineRule="auto"/>
        <w:rPr>
          <w:b w:val="1"/>
          <w:sz w:val="34"/>
          <w:szCs w:val="34"/>
        </w:rPr>
      </w:pPr>
      <w:bookmarkStart w:colFirst="0" w:colLast="0" w:name="_vacbnp7az6mn" w:id="15"/>
      <w:bookmarkEnd w:id="15"/>
      <w:r w:rsidDel="00000000" w:rsidR="00000000" w:rsidRPr="00000000">
        <w:rPr>
          <w:b w:val="1"/>
          <w:sz w:val="34"/>
          <w:szCs w:val="34"/>
          <w:rtl w:val="0"/>
        </w:rPr>
        <w:t xml:space="preserve">Implement Selection Sort in Python</w:t>
      </w:r>
    </w:p>
    <w:p w:rsidR="00000000" w:rsidDel="00000000" w:rsidP="00000000" w:rsidRDefault="00000000" w:rsidRPr="00000000" w14:paraId="000000DA">
      <w:pPr>
        <w:widowControl w:val="0"/>
        <w:spacing w:after="240" w:before="240" w:lineRule="auto"/>
        <w:rPr>
          <w:sz w:val="26"/>
          <w:szCs w:val="26"/>
        </w:rPr>
      </w:pPr>
      <w:r w:rsidDel="00000000" w:rsidR="00000000" w:rsidRPr="00000000">
        <w:rPr>
          <w:sz w:val="26"/>
          <w:szCs w:val="26"/>
          <w:rtl w:val="0"/>
        </w:rPr>
        <w:t xml:space="preserve">To implement the Selection Sort algorithm in Python, we need:</w:t>
      </w:r>
    </w:p>
    <w:p w:rsidR="00000000" w:rsidDel="00000000" w:rsidP="00000000" w:rsidRDefault="00000000" w:rsidRPr="00000000" w14:paraId="000000DB">
      <w:pPr>
        <w:widowControl w:val="0"/>
        <w:numPr>
          <w:ilvl w:val="0"/>
          <w:numId w:val="24"/>
        </w:numPr>
        <w:spacing w:after="0" w:afterAutospacing="0" w:before="240" w:lineRule="auto"/>
        <w:ind w:left="720" w:hanging="360"/>
        <w:rPr>
          <w:sz w:val="26"/>
          <w:szCs w:val="26"/>
        </w:rPr>
      </w:pPr>
      <w:r w:rsidDel="00000000" w:rsidR="00000000" w:rsidRPr="00000000">
        <w:rPr>
          <w:sz w:val="26"/>
          <w:szCs w:val="26"/>
          <w:rtl w:val="0"/>
        </w:rPr>
        <w:t xml:space="preserve">An array with values to sort.</w:t>
      </w:r>
    </w:p>
    <w:p w:rsidR="00000000" w:rsidDel="00000000" w:rsidP="00000000" w:rsidRDefault="00000000" w:rsidRPr="00000000" w14:paraId="000000DC">
      <w:pPr>
        <w:widowControl w:val="0"/>
        <w:numPr>
          <w:ilvl w:val="0"/>
          <w:numId w:val="24"/>
        </w:numPr>
        <w:spacing w:after="0" w:afterAutospacing="0" w:before="0" w:beforeAutospacing="0" w:lineRule="auto"/>
        <w:ind w:left="720" w:hanging="360"/>
        <w:rPr>
          <w:sz w:val="26"/>
          <w:szCs w:val="26"/>
        </w:rPr>
      </w:pPr>
      <w:r w:rsidDel="00000000" w:rsidR="00000000" w:rsidRPr="00000000">
        <w:rPr>
          <w:sz w:val="26"/>
          <w:szCs w:val="26"/>
          <w:rtl w:val="0"/>
        </w:rPr>
        <w:t xml:space="preserve">An inner loop that goes through the array, finds the lowest value, and moves it to the front of the array. This loop must loop through one less value each time it runs.</w:t>
      </w:r>
    </w:p>
    <w:p w:rsidR="00000000" w:rsidDel="00000000" w:rsidP="00000000" w:rsidRDefault="00000000" w:rsidRPr="00000000" w14:paraId="000000DD">
      <w:pPr>
        <w:widowControl w:val="0"/>
        <w:numPr>
          <w:ilvl w:val="0"/>
          <w:numId w:val="24"/>
        </w:numPr>
        <w:spacing w:after="240" w:before="0" w:beforeAutospacing="0" w:lineRule="auto"/>
        <w:ind w:left="720" w:hanging="360"/>
        <w:rPr>
          <w:sz w:val="26"/>
          <w:szCs w:val="26"/>
        </w:rPr>
      </w:pPr>
      <w:r w:rsidDel="00000000" w:rsidR="00000000" w:rsidRPr="00000000">
        <w:rPr>
          <w:sz w:val="26"/>
          <w:szCs w:val="26"/>
          <w:rtl w:val="0"/>
        </w:rPr>
        <w:t xml:space="preserve">An outer loop that controls how many times the inner loop must run. For an array with </w:t>
      </w:r>
      <w:r w:rsidDel="00000000" w:rsidR="00000000" w:rsidRPr="00000000">
        <w:rPr>
          <w:sz w:val="27"/>
          <w:szCs w:val="27"/>
          <w:rtl w:val="0"/>
        </w:rPr>
        <w:t xml:space="preserve">n</w:t>
      </w:r>
    </w:p>
    <w:p w:rsidR="00000000" w:rsidDel="00000000" w:rsidP="00000000" w:rsidRDefault="00000000" w:rsidRPr="00000000" w14:paraId="000000DE">
      <w:pPr>
        <w:widowControl w:val="0"/>
        <w:rPr>
          <w:sz w:val="26"/>
          <w:szCs w:val="26"/>
        </w:rPr>
      </w:pPr>
      <w:r w:rsidDel="00000000" w:rsidR="00000000" w:rsidRPr="00000000">
        <w:rPr>
          <w:sz w:val="26"/>
          <w:szCs w:val="26"/>
          <w:rtl w:val="0"/>
        </w:rPr>
        <w:t xml:space="preserve">values, this outer loop must run </w:t>
      </w:r>
      <w:r w:rsidDel="00000000" w:rsidR="00000000" w:rsidRPr="00000000">
        <w:rPr>
          <w:rFonts w:ascii="Arial Unicode MS" w:cs="Arial Unicode MS" w:eastAsia="Arial Unicode MS" w:hAnsi="Arial Unicode MS"/>
          <w:sz w:val="27"/>
          <w:szCs w:val="27"/>
          <w:rtl w:val="0"/>
        </w:rPr>
        <w:t xml:space="preserve">n−1 </w:t>
      </w:r>
      <w:r w:rsidDel="00000000" w:rsidR="00000000" w:rsidRPr="00000000">
        <w:rPr>
          <w:sz w:val="26"/>
          <w:szCs w:val="26"/>
          <w:rtl w:val="0"/>
        </w:rPr>
        <w:t xml:space="preserve">times.</w:t>
      </w:r>
    </w:p>
    <w:p w:rsidR="00000000" w:rsidDel="00000000" w:rsidP="00000000" w:rsidRDefault="00000000" w:rsidRPr="00000000" w14:paraId="000000DF">
      <w:pPr>
        <w:widowControl w:val="0"/>
        <w:spacing w:after="240" w:before="240" w:lineRule="auto"/>
        <w:rPr>
          <w:sz w:val="26"/>
          <w:szCs w:val="26"/>
        </w:rPr>
      </w:pPr>
      <w:r w:rsidDel="00000000" w:rsidR="00000000" w:rsidRPr="00000000">
        <w:rPr>
          <w:sz w:val="26"/>
          <w:szCs w:val="26"/>
          <w:rtl w:val="0"/>
        </w:rPr>
        <w:t xml:space="preserve">The resulting code looks like this:</w:t>
      </w:r>
    </w:p>
    <w:tbl>
      <w:tblPr>
        <w:tblStyle w:val="Table7"/>
        <w:jc w:val="left"/>
        <w:tblLayout w:type="fixed"/>
        <w:tblLook w:val="0600"/>
      </w:tblPr>
      <w:tblGrid>
        <w:gridCol w:w="9360"/>
        <w:tblGridChange w:id="0">
          <w:tblGrid>
            <w:gridCol w:w="9360"/>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Fonts w:ascii="Consolas" w:cs="Consolas" w:eastAsia="Consolas" w:hAnsi="Consolas"/>
                <w:color w:val="585260"/>
                <w:sz w:val="26"/>
                <w:szCs w:val="26"/>
                <w:shd w:fill="efecf4" w:val="clear"/>
                <w:rtl w:val="0"/>
              </w:rPr>
              <w:t xml:space="preserve">mylist = [</w:t>
            </w:r>
            <w:r w:rsidDel="00000000" w:rsidR="00000000" w:rsidRPr="00000000">
              <w:rPr>
                <w:rFonts w:ascii="Consolas" w:cs="Consolas" w:eastAsia="Consolas" w:hAnsi="Consolas"/>
                <w:color w:val="aa573c"/>
                <w:sz w:val="26"/>
                <w:szCs w:val="26"/>
                <w:shd w:fill="efecf4" w:val="clear"/>
                <w:rtl w:val="0"/>
              </w:rPr>
              <w:t xml:space="preserve">64</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aa573c"/>
                <w:sz w:val="26"/>
                <w:szCs w:val="26"/>
                <w:shd w:fill="efecf4" w:val="clear"/>
                <w:rtl w:val="0"/>
              </w:rPr>
              <w:t xml:space="preserve">34</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aa573c"/>
                <w:sz w:val="26"/>
                <w:szCs w:val="26"/>
                <w:shd w:fill="efecf4" w:val="clear"/>
                <w:rtl w:val="0"/>
              </w:rPr>
              <w:t xml:space="preserve">25</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aa573c"/>
                <w:sz w:val="26"/>
                <w:szCs w:val="26"/>
                <w:shd w:fill="efecf4" w:val="clear"/>
                <w:rtl w:val="0"/>
              </w:rPr>
              <w:t xml:space="preserve">5</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aa573c"/>
                <w:sz w:val="26"/>
                <w:szCs w:val="26"/>
                <w:shd w:fill="efecf4" w:val="clear"/>
                <w:rtl w:val="0"/>
              </w:rPr>
              <w:t xml:space="preserve">22</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aa573c"/>
                <w:sz w:val="26"/>
                <w:szCs w:val="26"/>
                <w:shd w:fill="efecf4" w:val="clear"/>
                <w:rtl w:val="0"/>
              </w:rPr>
              <w:t xml:space="preserve">11</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aa573c"/>
                <w:sz w:val="26"/>
                <w:szCs w:val="26"/>
                <w:shd w:fill="efecf4" w:val="clear"/>
                <w:rtl w:val="0"/>
              </w:rPr>
              <w:t xml:space="preserve">90</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aa573c"/>
                <w:sz w:val="26"/>
                <w:szCs w:val="26"/>
                <w:shd w:fill="efecf4" w:val="clear"/>
                <w:rtl w:val="0"/>
              </w:rPr>
              <w:t xml:space="preserve">12</w:t>
            </w:r>
            <w:r w:rsidDel="00000000" w:rsidR="00000000" w:rsidRPr="00000000">
              <w:rPr>
                <w:rFonts w:ascii="Consolas" w:cs="Consolas" w:eastAsia="Consolas" w:hAnsi="Consolas"/>
                <w:color w:val="585260"/>
                <w:sz w:val="26"/>
                <w:szCs w:val="26"/>
                <w:shd w:fill="efecf4" w:val="clear"/>
                <w:rtl w:val="0"/>
              </w:rPr>
              <w:t xml:space="preserve">]</w:t>
              <w:br w:type="textWrapping"/>
              <w:br w:type="textWrapping"/>
              <w:t xml:space="preserve">n = len(mylist)</w:t>
              <w:br w:type="textWrapping"/>
            </w:r>
            <w:r w:rsidDel="00000000" w:rsidR="00000000" w:rsidRPr="00000000">
              <w:rPr>
                <w:rFonts w:ascii="Consolas" w:cs="Consolas" w:eastAsia="Consolas" w:hAnsi="Consolas"/>
                <w:color w:val="955ae7"/>
                <w:sz w:val="26"/>
                <w:szCs w:val="26"/>
                <w:shd w:fill="efecf4" w:val="clear"/>
                <w:rtl w:val="0"/>
              </w:rPr>
              <w:t xml:space="preserve">for</w:t>
            </w:r>
            <w:r w:rsidDel="00000000" w:rsidR="00000000" w:rsidRPr="00000000">
              <w:rPr>
                <w:rFonts w:ascii="Consolas" w:cs="Consolas" w:eastAsia="Consolas" w:hAnsi="Consolas"/>
                <w:color w:val="585260"/>
                <w:sz w:val="26"/>
                <w:szCs w:val="26"/>
                <w:shd w:fill="efecf4" w:val="clear"/>
                <w:rtl w:val="0"/>
              </w:rPr>
              <w:t xml:space="preserve"> i </w:t>
            </w:r>
            <w:r w:rsidDel="00000000" w:rsidR="00000000" w:rsidRPr="00000000">
              <w:rPr>
                <w:rFonts w:ascii="Consolas" w:cs="Consolas" w:eastAsia="Consolas" w:hAnsi="Consolas"/>
                <w:color w:val="955ae7"/>
                <w:sz w:val="26"/>
                <w:szCs w:val="26"/>
                <w:shd w:fill="efecf4" w:val="clear"/>
                <w:rtl w:val="0"/>
              </w:rPr>
              <w:t xml:space="preserve">in</w:t>
            </w:r>
            <w:r w:rsidDel="00000000" w:rsidR="00000000" w:rsidRPr="00000000">
              <w:rPr>
                <w:rFonts w:ascii="Consolas" w:cs="Consolas" w:eastAsia="Consolas" w:hAnsi="Consolas"/>
                <w:color w:val="585260"/>
                <w:sz w:val="26"/>
                <w:szCs w:val="26"/>
                <w:shd w:fill="efecf4" w:val="clear"/>
                <w:rtl w:val="0"/>
              </w:rPr>
              <w:t xml:space="preserve"> range(n</w:t>
            </w:r>
            <w:r w:rsidDel="00000000" w:rsidR="00000000" w:rsidRPr="00000000">
              <w:rPr>
                <w:rFonts w:ascii="Consolas" w:cs="Consolas" w:eastAsia="Consolas" w:hAnsi="Consolas"/>
                <w:color w:val="aa573c"/>
                <w:sz w:val="26"/>
                <w:szCs w:val="26"/>
                <w:shd w:fill="efecf4" w:val="clear"/>
                <w:rtl w:val="0"/>
              </w:rPr>
              <w:t xml:space="preserve">-1</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min_index = i</w:t>
              <w:br w:type="textWrapping"/>
              <w:t xml:space="preserve">  </w:t>
            </w:r>
            <w:r w:rsidDel="00000000" w:rsidR="00000000" w:rsidRPr="00000000">
              <w:rPr>
                <w:rFonts w:ascii="Consolas" w:cs="Consolas" w:eastAsia="Consolas" w:hAnsi="Consolas"/>
                <w:color w:val="955ae7"/>
                <w:sz w:val="26"/>
                <w:szCs w:val="26"/>
                <w:shd w:fill="efecf4" w:val="clear"/>
                <w:rtl w:val="0"/>
              </w:rPr>
              <w:t xml:space="preserve">for</w:t>
            </w:r>
            <w:r w:rsidDel="00000000" w:rsidR="00000000" w:rsidRPr="00000000">
              <w:rPr>
                <w:rFonts w:ascii="Consolas" w:cs="Consolas" w:eastAsia="Consolas" w:hAnsi="Consolas"/>
                <w:color w:val="585260"/>
                <w:sz w:val="26"/>
                <w:szCs w:val="26"/>
                <w:shd w:fill="efecf4" w:val="clear"/>
                <w:rtl w:val="0"/>
              </w:rPr>
              <w:t xml:space="preserve"> j </w:t>
            </w:r>
            <w:r w:rsidDel="00000000" w:rsidR="00000000" w:rsidRPr="00000000">
              <w:rPr>
                <w:rFonts w:ascii="Consolas" w:cs="Consolas" w:eastAsia="Consolas" w:hAnsi="Consolas"/>
                <w:color w:val="955ae7"/>
                <w:sz w:val="26"/>
                <w:szCs w:val="26"/>
                <w:shd w:fill="efecf4" w:val="clear"/>
                <w:rtl w:val="0"/>
              </w:rPr>
              <w:t xml:space="preserve">in</w:t>
            </w:r>
            <w:r w:rsidDel="00000000" w:rsidR="00000000" w:rsidRPr="00000000">
              <w:rPr>
                <w:rFonts w:ascii="Consolas" w:cs="Consolas" w:eastAsia="Consolas" w:hAnsi="Consolas"/>
                <w:color w:val="585260"/>
                <w:sz w:val="26"/>
                <w:szCs w:val="26"/>
                <w:shd w:fill="efecf4" w:val="clear"/>
                <w:rtl w:val="0"/>
              </w:rPr>
              <w:t xml:space="preserve"> range(i+</w:t>
            </w:r>
            <w:r w:rsidDel="00000000" w:rsidR="00000000" w:rsidRPr="00000000">
              <w:rPr>
                <w:rFonts w:ascii="Consolas" w:cs="Consolas" w:eastAsia="Consolas" w:hAnsi="Consolas"/>
                <w:color w:val="aa573c"/>
                <w:sz w:val="26"/>
                <w:szCs w:val="26"/>
                <w:shd w:fill="efecf4" w:val="clear"/>
                <w:rtl w:val="0"/>
              </w:rPr>
              <w:t xml:space="preserve">1</w:t>
            </w:r>
            <w:r w:rsidDel="00000000" w:rsidR="00000000" w:rsidRPr="00000000">
              <w:rPr>
                <w:rFonts w:ascii="Consolas" w:cs="Consolas" w:eastAsia="Consolas" w:hAnsi="Consolas"/>
                <w:color w:val="585260"/>
                <w:sz w:val="26"/>
                <w:szCs w:val="26"/>
                <w:shd w:fill="efecf4" w:val="clear"/>
                <w:rtl w:val="0"/>
              </w:rPr>
              <w:t xml:space="preserve">, n):</w:t>
              <w:br w:type="textWrapping"/>
              <w:t xml:space="preserve"> </w:t>
              <w:tab/>
            </w:r>
            <w:r w:rsidDel="00000000" w:rsidR="00000000" w:rsidRPr="00000000">
              <w:rPr>
                <w:rFonts w:ascii="Consolas" w:cs="Consolas" w:eastAsia="Consolas" w:hAnsi="Consolas"/>
                <w:color w:val="955ae7"/>
                <w:sz w:val="26"/>
                <w:szCs w:val="26"/>
                <w:shd w:fill="efecf4" w:val="clear"/>
                <w:rtl w:val="0"/>
              </w:rPr>
              <w:t xml:space="preserve">if</w:t>
            </w:r>
            <w:r w:rsidDel="00000000" w:rsidR="00000000" w:rsidRPr="00000000">
              <w:rPr>
                <w:rFonts w:ascii="Consolas" w:cs="Consolas" w:eastAsia="Consolas" w:hAnsi="Consolas"/>
                <w:color w:val="585260"/>
                <w:sz w:val="26"/>
                <w:szCs w:val="26"/>
                <w:shd w:fill="efecf4" w:val="clear"/>
                <w:rtl w:val="0"/>
              </w:rPr>
              <w:t xml:space="preserve"> mylist[j] &lt; mylist[min_index]:</w:t>
              <w:br w:type="textWrapping"/>
              <w:t xml:space="preserve">   </w:t>
              <w:tab/>
              <w:t xml:space="preserve">min_index = j</w:t>
              <w:br w:type="textWrapping"/>
              <w:t xml:space="preserve">  min_value = mylist.pop(min_index)</w:t>
              <w:br w:type="textWrapping"/>
              <w:t xml:space="preserve">  mylist.insert(i, min_value)</w:t>
              <w:br w:type="textWrapping"/>
              <w:br w:type="textWrapping"/>
              <w:t xml:space="preserve">print(mylist) </w:t>
            </w:r>
            <w:r w:rsidDel="00000000" w:rsidR="00000000" w:rsidRPr="00000000">
              <w:rPr>
                <w:rtl w:val="0"/>
              </w:rPr>
            </w:r>
          </w:p>
        </w:tc>
      </w:tr>
    </w:tbl>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E4">
      <w:pPr>
        <w:pStyle w:val="Heading1"/>
        <w:keepNext w:val="0"/>
        <w:keepLines w:val="0"/>
        <w:widowControl w:val="0"/>
        <w:spacing w:before="480" w:lineRule="auto"/>
        <w:rPr>
          <w:b w:val="1"/>
          <w:sz w:val="46"/>
          <w:szCs w:val="46"/>
        </w:rPr>
      </w:pPr>
      <w:bookmarkStart w:colFirst="0" w:colLast="0" w:name="_a88h7ropq756" w:id="16"/>
      <w:bookmarkEnd w:id="16"/>
      <w:r w:rsidDel="00000000" w:rsidR="00000000" w:rsidRPr="00000000">
        <w:rPr>
          <w:b w:val="1"/>
          <w:sz w:val="46"/>
          <w:szCs w:val="46"/>
          <w:rtl w:val="0"/>
        </w:rPr>
        <w:t xml:space="preserve">Insertion Sort with Python</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The Insertion Sort algorithm uses one part of the array to hold the sorted values, and the other part of the array to hold values that are not sorted yet.</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The algorithm takes one value at a time from the unsorted part of the array and puts it into the right place in the sorted part of the array, until the array is sorted.</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E9">
      <w:pPr>
        <w:widowControl w:val="0"/>
        <w:spacing w:after="240" w:lineRule="auto"/>
        <w:rPr>
          <w:b w:val="1"/>
          <w:sz w:val="26"/>
          <w:szCs w:val="26"/>
        </w:rPr>
      </w:pPr>
      <w:r w:rsidDel="00000000" w:rsidR="00000000" w:rsidRPr="00000000">
        <w:rPr>
          <w:b w:val="1"/>
          <w:sz w:val="26"/>
          <w:szCs w:val="26"/>
          <w:rtl w:val="0"/>
        </w:rPr>
        <w:t xml:space="preserve">How it works:</w:t>
      </w:r>
    </w:p>
    <w:p w:rsidR="00000000" w:rsidDel="00000000" w:rsidP="00000000" w:rsidRDefault="00000000" w:rsidRPr="00000000" w14:paraId="000000EA">
      <w:pPr>
        <w:widowControl w:val="0"/>
        <w:numPr>
          <w:ilvl w:val="0"/>
          <w:numId w:val="21"/>
        </w:numPr>
        <w:spacing w:after="0" w:afterAutospacing="0" w:before="240" w:lineRule="auto"/>
        <w:ind w:left="720" w:hanging="360"/>
        <w:rPr>
          <w:sz w:val="26"/>
          <w:szCs w:val="26"/>
        </w:rPr>
      </w:pPr>
      <w:r w:rsidDel="00000000" w:rsidR="00000000" w:rsidRPr="00000000">
        <w:rPr>
          <w:sz w:val="26"/>
          <w:szCs w:val="26"/>
          <w:rtl w:val="0"/>
        </w:rPr>
        <w:t xml:space="preserve">Take the first value from the unsorted part of the array.</w:t>
      </w:r>
    </w:p>
    <w:p w:rsidR="00000000" w:rsidDel="00000000" w:rsidP="00000000" w:rsidRDefault="00000000" w:rsidRPr="00000000" w14:paraId="000000EB">
      <w:pPr>
        <w:widowControl w:val="0"/>
        <w:numPr>
          <w:ilvl w:val="0"/>
          <w:numId w:val="21"/>
        </w:numPr>
        <w:spacing w:after="0" w:afterAutospacing="0" w:before="0" w:beforeAutospacing="0" w:lineRule="auto"/>
        <w:ind w:left="720" w:hanging="360"/>
        <w:rPr>
          <w:sz w:val="26"/>
          <w:szCs w:val="26"/>
        </w:rPr>
      </w:pPr>
      <w:r w:rsidDel="00000000" w:rsidR="00000000" w:rsidRPr="00000000">
        <w:rPr>
          <w:sz w:val="26"/>
          <w:szCs w:val="26"/>
          <w:rtl w:val="0"/>
        </w:rPr>
        <w:t xml:space="preserve">Move the value into the correct place in the sorted part of the array.</w:t>
      </w:r>
    </w:p>
    <w:p w:rsidR="00000000" w:rsidDel="00000000" w:rsidP="00000000" w:rsidRDefault="00000000" w:rsidRPr="00000000" w14:paraId="000000EC">
      <w:pPr>
        <w:widowControl w:val="0"/>
        <w:numPr>
          <w:ilvl w:val="0"/>
          <w:numId w:val="21"/>
        </w:numPr>
        <w:spacing w:after="240" w:before="0" w:beforeAutospacing="0" w:lineRule="auto"/>
        <w:ind w:left="720" w:hanging="360"/>
        <w:rPr>
          <w:sz w:val="26"/>
          <w:szCs w:val="26"/>
        </w:rPr>
      </w:pPr>
      <w:r w:rsidDel="00000000" w:rsidR="00000000" w:rsidRPr="00000000">
        <w:rPr>
          <w:sz w:val="26"/>
          <w:szCs w:val="26"/>
          <w:rtl w:val="0"/>
        </w:rPr>
        <w:t xml:space="preserve">Go through the unsorted part of the array again as many times as there are values.</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EE">
      <w:pPr>
        <w:pStyle w:val="Heading2"/>
        <w:keepNext w:val="0"/>
        <w:keepLines w:val="0"/>
        <w:widowControl w:val="0"/>
        <w:spacing w:after="80" w:lineRule="auto"/>
        <w:rPr>
          <w:b w:val="1"/>
          <w:sz w:val="34"/>
          <w:szCs w:val="34"/>
        </w:rPr>
      </w:pPr>
      <w:bookmarkStart w:colFirst="0" w:colLast="0" w:name="_tvog8szbn5qf" w:id="17"/>
      <w:bookmarkEnd w:id="17"/>
      <w:r w:rsidDel="00000000" w:rsidR="00000000" w:rsidRPr="00000000">
        <w:rPr>
          <w:b w:val="1"/>
          <w:sz w:val="34"/>
          <w:szCs w:val="34"/>
          <w:rtl w:val="0"/>
        </w:rPr>
        <w:t xml:space="preserve">Manual Run Through</w:t>
      </w:r>
    </w:p>
    <w:p w:rsidR="00000000" w:rsidDel="00000000" w:rsidP="00000000" w:rsidRDefault="00000000" w:rsidRPr="00000000" w14:paraId="000000EF">
      <w:pPr>
        <w:widowControl w:val="0"/>
        <w:spacing w:after="240" w:before="240" w:lineRule="auto"/>
        <w:rPr>
          <w:sz w:val="26"/>
          <w:szCs w:val="26"/>
        </w:rPr>
      </w:pPr>
      <w:r w:rsidDel="00000000" w:rsidR="00000000" w:rsidRPr="00000000">
        <w:rPr>
          <w:sz w:val="26"/>
          <w:szCs w:val="26"/>
          <w:rtl w:val="0"/>
        </w:rPr>
        <w:t xml:space="preserve">Before we implement the Insertion Sort algorithm in a Python program, let's manually run through a short array, just to get the idea.</w:t>
      </w:r>
    </w:p>
    <w:p w:rsidR="00000000" w:rsidDel="00000000" w:rsidP="00000000" w:rsidRDefault="00000000" w:rsidRPr="00000000" w14:paraId="000000F0">
      <w:pPr>
        <w:widowControl w:val="0"/>
        <w:spacing w:after="240" w:before="240" w:lineRule="auto"/>
        <w:rPr>
          <w:sz w:val="26"/>
          <w:szCs w:val="26"/>
        </w:rPr>
      </w:pPr>
      <w:r w:rsidDel="00000000" w:rsidR="00000000" w:rsidRPr="00000000">
        <w:rPr>
          <w:b w:val="1"/>
          <w:sz w:val="26"/>
          <w:szCs w:val="26"/>
          <w:rtl w:val="0"/>
        </w:rPr>
        <w:t xml:space="preserve">Step 1:</w:t>
      </w:r>
      <w:r w:rsidDel="00000000" w:rsidR="00000000" w:rsidRPr="00000000">
        <w:rPr>
          <w:sz w:val="26"/>
          <w:szCs w:val="26"/>
          <w:rtl w:val="0"/>
        </w:rPr>
        <w:t xml:space="preserve"> We start with an unsorted array.</w:t>
      </w:r>
    </w:p>
    <w:p w:rsidR="00000000" w:rsidDel="00000000" w:rsidP="00000000" w:rsidRDefault="00000000" w:rsidRPr="00000000" w14:paraId="000000F1">
      <w:pPr>
        <w:widowControl w:val="0"/>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[ 7, 12, 9, 11, 3]</w:t>
      </w:r>
    </w:p>
    <w:p w:rsidR="00000000" w:rsidDel="00000000" w:rsidP="00000000" w:rsidRDefault="00000000" w:rsidRPr="00000000" w14:paraId="000000F2">
      <w:pPr>
        <w:widowControl w:val="0"/>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widowControl w:val="0"/>
        <w:spacing w:after="240" w:before="240" w:lineRule="auto"/>
        <w:rPr>
          <w:sz w:val="26"/>
          <w:szCs w:val="26"/>
        </w:rPr>
      </w:pPr>
      <w:r w:rsidDel="00000000" w:rsidR="00000000" w:rsidRPr="00000000">
        <w:rPr>
          <w:b w:val="1"/>
          <w:sz w:val="26"/>
          <w:szCs w:val="26"/>
          <w:rtl w:val="0"/>
        </w:rPr>
        <w:t xml:space="preserve">Step 2:</w:t>
      </w:r>
      <w:r w:rsidDel="00000000" w:rsidR="00000000" w:rsidRPr="00000000">
        <w:rPr>
          <w:sz w:val="26"/>
          <w:szCs w:val="26"/>
          <w:rtl w:val="0"/>
        </w:rPr>
        <w:t xml:space="preserve"> We can consider the first value as the initial sorted part of the array. If it is just one value, it must be sorted, right?</w:t>
      </w:r>
    </w:p>
    <w:p w:rsidR="00000000" w:rsidDel="00000000" w:rsidP="00000000" w:rsidRDefault="00000000" w:rsidRPr="00000000" w14:paraId="000000F4">
      <w:pPr>
        <w:widowControl w:val="0"/>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[ 7, 12, 9, 11, 3]</w:t>
      </w:r>
    </w:p>
    <w:p w:rsidR="00000000" w:rsidDel="00000000" w:rsidP="00000000" w:rsidRDefault="00000000" w:rsidRPr="00000000" w14:paraId="000000F5">
      <w:pPr>
        <w:widowControl w:val="0"/>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widowControl w:val="0"/>
        <w:spacing w:after="240" w:before="240" w:lineRule="auto"/>
        <w:rPr>
          <w:sz w:val="26"/>
          <w:szCs w:val="26"/>
        </w:rPr>
      </w:pPr>
      <w:r w:rsidDel="00000000" w:rsidR="00000000" w:rsidRPr="00000000">
        <w:rPr>
          <w:b w:val="1"/>
          <w:sz w:val="26"/>
          <w:szCs w:val="26"/>
          <w:rtl w:val="0"/>
        </w:rPr>
        <w:t xml:space="preserve">Step 3:</w:t>
      </w:r>
      <w:r w:rsidDel="00000000" w:rsidR="00000000" w:rsidRPr="00000000">
        <w:rPr>
          <w:sz w:val="26"/>
          <w:szCs w:val="26"/>
          <w:rtl w:val="0"/>
        </w:rPr>
        <w:t xml:space="preserve"> The next value 12 should now be moved into the correct position in the sorted part of the array. But 12 is higher than 7, so it is already in the correct position.</w:t>
      </w:r>
    </w:p>
    <w:p w:rsidR="00000000" w:rsidDel="00000000" w:rsidP="00000000" w:rsidRDefault="00000000" w:rsidRPr="00000000" w14:paraId="000000F7">
      <w:pPr>
        <w:widowControl w:val="0"/>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[ 7, 12, 9, 11, 3]</w:t>
      </w:r>
    </w:p>
    <w:p w:rsidR="00000000" w:rsidDel="00000000" w:rsidP="00000000" w:rsidRDefault="00000000" w:rsidRPr="00000000" w14:paraId="000000F8">
      <w:pPr>
        <w:widowControl w:val="0"/>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widowControl w:val="0"/>
        <w:spacing w:after="240" w:before="240" w:lineRule="auto"/>
        <w:rPr>
          <w:sz w:val="26"/>
          <w:szCs w:val="26"/>
        </w:rPr>
      </w:pPr>
      <w:r w:rsidDel="00000000" w:rsidR="00000000" w:rsidRPr="00000000">
        <w:rPr>
          <w:b w:val="1"/>
          <w:sz w:val="26"/>
          <w:szCs w:val="26"/>
          <w:rtl w:val="0"/>
        </w:rPr>
        <w:t xml:space="preserve">Step 4:</w:t>
      </w:r>
      <w:r w:rsidDel="00000000" w:rsidR="00000000" w:rsidRPr="00000000">
        <w:rPr>
          <w:sz w:val="26"/>
          <w:szCs w:val="26"/>
          <w:rtl w:val="0"/>
        </w:rPr>
        <w:t xml:space="preserve"> Consider the next value 9.</w:t>
      </w:r>
    </w:p>
    <w:p w:rsidR="00000000" w:rsidDel="00000000" w:rsidP="00000000" w:rsidRDefault="00000000" w:rsidRPr="00000000" w14:paraId="000000FA">
      <w:pPr>
        <w:widowControl w:val="0"/>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[ 7, 12, 9, 11, 3]</w:t>
      </w:r>
    </w:p>
    <w:p w:rsidR="00000000" w:rsidDel="00000000" w:rsidP="00000000" w:rsidRDefault="00000000" w:rsidRPr="00000000" w14:paraId="000000FB">
      <w:pPr>
        <w:widowControl w:val="0"/>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widowControl w:val="0"/>
        <w:spacing w:after="240" w:before="240" w:lineRule="auto"/>
        <w:rPr>
          <w:sz w:val="26"/>
          <w:szCs w:val="26"/>
        </w:rPr>
      </w:pPr>
      <w:r w:rsidDel="00000000" w:rsidR="00000000" w:rsidRPr="00000000">
        <w:rPr>
          <w:b w:val="1"/>
          <w:sz w:val="26"/>
          <w:szCs w:val="26"/>
          <w:rtl w:val="0"/>
        </w:rPr>
        <w:t xml:space="preserve">Step 5:</w:t>
      </w:r>
      <w:r w:rsidDel="00000000" w:rsidR="00000000" w:rsidRPr="00000000">
        <w:rPr>
          <w:sz w:val="26"/>
          <w:szCs w:val="26"/>
          <w:rtl w:val="0"/>
        </w:rPr>
        <w:t xml:space="preserve"> The value 9 must now be moved into the correct position inside the sorted part of the array, so we move 9 in between 7 and 12.</w:t>
      </w:r>
    </w:p>
    <w:p w:rsidR="00000000" w:rsidDel="00000000" w:rsidP="00000000" w:rsidRDefault="00000000" w:rsidRPr="00000000" w14:paraId="000000FD">
      <w:pPr>
        <w:widowControl w:val="0"/>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[ 7, 9, 12, 11, 3]</w:t>
      </w:r>
    </w:p>
    <w:p w:rsidR="00000000" w:rsidDel="00000000" w:rsidP="00000000" w:rsidRDefault="00000000" w:rsidRPr="00000000" w14:paraId="000000FE">
      <w:pPr>
        <w:widowControl w:val="0"/>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widowControl w:val="0"/>
        <w:spacing w:after="240" w:before="240" w:lineRule="auto"/>
        <w:rPr>
          <w:sz w:val="26"/>
          <w:szCs w:val="26"/>
        </w:rPr>
      </w:pPr>
      <w:r w:rsidDel="00000000" w:rsidR="00000000" w:rsidRPr="00000000">
        <w:rPr>
          <w:b w:val="1"/>
          <w:sz w:val="26"/>
          <w:szCs w:val="26"/>
          <w:rtl w:val="0"/>
        </w:rPr>
        <w:t xml:space="preserve">Step 6:</w:t>
      </w:r>
      <w:r w:rsidDel="00000000" w:rsidR="00000000" w:rsidRPr="00000000">
        <w:rPr>
          <w:sz w:val="26"/>
          <w:szCs w:val="26"/>
          <w:rtl w:val="0"/>
        </w:rPr>
        <w:t xml:space="preserve"> The next value is 11.</w:t>
      </w:r>
    </w:p>
    <w:p w:rsidR="00000000" w:rsidDel="00000000" w:rsidP="00000000" w:rsidRDefault="00000000" w:rsidRPr="00000000" w14:paraId="00000100">
      <w:pPr>
        <w:widowControl w:val="0"/>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[ 7, 9, 12, &gt; 11, 3]</w:t>
      </w:r>
    </w:p>
    <w:p w:rsidR="00000000" w:rsidDel="00000000" w:rsidP="00000000" w:rsidRDefault="00000000" w:rsidRPr="00000000" w14:paraId="00000101">
      <w:pPr>
        <w:widowControl w:val="0"/>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widowControl w:val="0"/>
        <w:spacing w:after="240" w:before="240" w:lineRule="auto"/>
        <w:rPr>
          <w:sz w:val="26"/>
          <w:szCs w:val="26"/>
        </w:rPr>
      </w:pPr>
      <w:r w:rsidDel="00000000" w:rsidR="00000000" w:rsidRPr="00000000">
        <w:rPr>
          <w:b w:val="1"/>
          <w:sz w:val="26"/>
          <w:szCs w:val="26"/>
          <w:rtl w:val="0"/>
        </w:rPr>
        <w:t xml:space="preserve">Step 7:</w:t>
      </w:r>
      <w:r w:rsidDel="00000000" w:rsidR="00000000" w:rsidRPr="00000000">
        <w:rPr>
          <w:sz w:val="26"/>
          <w:szCs w:val="26"/>
          <w:rtl w:val="0"/>
        </w:rPr>
        <w:t xml:space="preserve"> We move it in between 9 and 12 in the sorted part of the array.</w:t>
      </w:r>
    </w:p>
    <w:p w:rsidR="00000000" w:rsidDel="00000000" w:rsidP="00000000" w:rsidRDefault="00000000" w:rsidRPr="00000000" w14:paraId="00000103">
      <w:pPr>
        <w:widowControl w:val="0"/>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[ 7, 9, 11, 12, 3]</w:t>
      </w:r>
    </w:p>
    <w:p w:rsidR="00000000" w:rsidDel="00000000" w:rsidP="00000000" w:rsidRDefault="00000000" w:rsidRPr="00000000" w14:paraId="00000104">
      <w:pPr>
        <w:widowControl w:val="0"/>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widowControl w:val="0"/>
        <w:spacing w:after="240" w:before="240" w:lineRule="auto"/>
        <w:rPr>
          <w:sz w:val="26"/>
          <w:szCs w:val="26"/>
        </w:rPr>
      </w:pPr>
      <w:r w:rsidDel="00000000" w:rsidR="00000000" w:rsidRPr="00000000">
        <w:rPr>
          <w:b w:val="1"/>
          <w:sz w:val="26"/>
          <w:szCs w:val="26"/>
          <w:rtl w:val="0"/>
        </w:rPr>
        <w:t xml:space="preserve">Step 8:</w:t>
      </w:r>
      <w:r w:rsidDel="00000000" w:rsidR="00000000" w:rsidRPr="00000000">
        <w:rPr>
          <w:sz w:val="26"/>
          <w:szCs w:val="26"/>
          <w:rtl w:val="0"/>
        </w:rPr>
        <w:t xml:space="preserve"> The last value to insert into the correct position is 3.</w:t>
      </w:r>
    </w:p>
    <w:p w:rsidR="00000000" w:rsidDel="00000000" w:rsidP="00000000" w:rsidRDefault="00000000" w:rsidRPr="00000000" w14:paraId="00000106">
      <w:pPr>
        <w:widowControl w:val="0"/>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[ 7, 9, 11, 12, 3]</w:t>
      </w:r>
    </w:p>
    <w:p w:rsidR="00000000" w:rsidDel="00000000" w:rsidP="00000000" w:rsidRDefault="00000000" w:rsidRPr="00000000" w14:paraId="00000107">
      <w:pPr>
        <w:widowControl w:val="0"/>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widowControl w:val="0"/>
        <w:spacing w:after="240" w:before="240" w:lineRule="auto"/>
        <w:rPr>
          <w:sz w:val="26"/>
          <w:szCs w:val="26"/>
        </w:rPr>
      </w:pPr>
      <w:r w:rsidDel="00000000" w:rsidR="00000000" w:rsidRPr="00000000">
        <w:rPr>
          <w:b w:val="1"/>
          <w:sz w:val="26"/>
          <w:szCs w:val="26"/>
          <w:rtl w:val="0"/>
        </w:rPr>
        <w:t xml:space="preserve">Step 9:</w:t>
      </w:r>
      <w:r w:rsidDel="00000000" w:rsidR="00000000" w:rsidRPr="00000000">
        <w:rPr>
          <w:sz w:val="26"/>
          <w:szCs w:val="26"/>
          <w:rtl w:val="0"/>
        </w:rPr>
        <w:t xml:space="preserve"> We insert 3 in front of all other values because it is the lowest value.</w:t>
      </w:r>
    </w:p>
    <w:p w:rsidR="00000000" w:rsidDel="00000000" w:rsidP="00000000" w:rsidRDefault="00000000" w:rsidRPr="00000000" w14:paraId="00000109">
      <w:pPr>
        <w:widowControl w:val="0"/>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[ 3,7, 9, 11, 12]</w:t>
      </w:r>
    </w:p>
    <w:p w:rsidR="00000000" w:rsidDel="00000000" w:rsidP="00000000" w:rsidRDefault="00000000" w:rsidRPr="00000000" w14:paraId="0000010A">
      <w:pPr>
        <w:widowControl w:val="0"/>
        <w:spacing w:after="240" w:before="240" w:lineRule="auto"/>
        <w:rPr>
          <w:sz w:val="26"/>
          <w:szCs w:val="26"/>
        </w:rPr>
      </w:pPr>
      <w:r w:rsidDel="00000000" w:rsidR="00000000" w:rsidRPr="00000000">
        <w:rPr>
          <w:sz w:val="26"/>
          <w:szCs w:val="26"/>
          <w:rtl w:val="0"/>
        </w:rPr>
        <w:t xml:space="preserve">Finally, the array is sorted.</w:t>
      </w:r>
    </w:p>
    <w:p w:rsidR="00000000" w:rsidDel="00000000" w:rsidP="00000000" w:rsidRDefault="00000000" w:rsidRPr="00000000" w14:paraId="0000010B">
      <w:pPr>
        <w:pStyle w:val="Heading2"/>
        <w:keepNext w:val="0"/>
        <w:keepLines w:val="0"/>
        <w:widowControl w:val="0"/>
        <w:spacing w:after="80" w:lineRule="auto"/>
        <w:rPr>
          <w:b w:val="1"/>
          <w:sz w:val="34"/>
          <w:szCs w:val="34"/>
        </w:rPr>
      </w:pPr>
      <w:bookmarkStart w:colFirst="0" w:colLast="0" w:name="_2rh04gri3y36" w:id="18"/>
      <w:bookmarkEnd w:id="18"/>
      <w:r w:rsidDel="00000000" w:rsidR="00000000" w:rsidRPr="00000000">
        <w:rPr>
          <w:b w:val="1"/>
          <w:sz w:val="34"/>
          <w:szCs w:val="34"/>
          <w:rtl w:val="0"/>
        </w:rPr>
        <w:t xml:space="preserve">Implement Insertion Sort in Python</w:t>
      </w:r>
    </w:p>
    <w:p w:rsidR="00000000" w:rsidDel="00000000" w:rsidP="00000000" w:rsidRDefault="00000000" w:rsidRPr="00000000" w14:paraId="0000010C">
      <w:pPr>
        <w:widowControl w:val="0"/>
        <w:spacing w:after="240" w:before="240" w:lineRule="auto"/>
        <w:rPr>
          <w:sz w:val="26"/>
          <w:szCs w:val="26"/>
        </w:rPr>
      </w:pPr>
      <w:r w:rsidDel="00000000" w:rsidR="00000000" w:rsidRPr="00000000">
        <w:rPr>
          <w:sz w:val="26"/>
          <w:szCs w:val="26"/>
          <w:rtl w:val="0"/>
        </w:rPr>
        <w:t xml:space="preserve">To implement the Insertion Sort algorithm in a Python program, we need:</w:t>
      </w:r>
    </w:p>
    <w:p w:rsidR="00000000" w:rsidDel="00000000" w:rsidP="00000000" w:rsidRDefault="00000000" w:rsidRPr="00000000" w14:paraId="0000010D">
      <w:pPr>
        <w:widowControl w:val="0"/>
        <w:numPr>
          <w:ilvl w:val="0"/>
          <w:numId w:val="2"/>
        </w:numPr>
        <w:spacing w:after="0" w:afterAutospacing="0" w:before="240" w:lineRule="auto"/>
        <w:ind w:left="720" w:hanging="360"/>
        <w:rPr>
          <w:sz w:val="26"/>
          <w:szCs w:val="26"/>
        </w:rPr>
      </w:pPr>
      <w:r w:rsidDel="00000000" w:rsidR="00000000" w:rsidRPr="00000000">
        <w:rPr>
          <w:sz w:val="26"/>
          <w:szCs w:val="26"/>
          <w:rtl w:val="0"/>
        </w:rPr>
        <w:t xml:space="preserve">An array with values to sort.</w:t>
      </w:r>
    </w:p>
    <w:p w:rsidR="00000000" w:rsidDel="00000000" w:rsidP="00000000" w:rsidRDefault="00000000" w:rsidRPr="00000000" w14:paraId="0000010E">
      <w:pPr>
        <w:widowControl w:val="0"/>
        <w:numPr>
          <w:ilvl w:val="0"/>
          <w:numId w:val="2"/>
        </w:numPr>
        <w:spacing w:after="240" w:before="0" w:beforeAutospacing="0" w:lineRule="auto"/>
        <w:ind w:left="720" w:hanging="360"/>
        <w:rPr>
          <w:sz w:val="26"/>
          <w:szCs w:val="26"/>
        </w:rPr>
      </w:pPr>
      <w:r w:rsidDel="00000000" w:rsidR="00000000" w:rsidRPr="00000000">
        <w:rPr>
          <w:sz w:val="26"/>
          <w:szCs w:val="26"/>
          <w:rtl w:val="0"/>
        </w:rPr>
        <w:t xml:space="preserve">An outer loop that picks a value to be sorted. For an array with </w:t>
      </w:r>
      <w:r w:rsidDel="00000000" w:rsidR="00000000" w:rsidRPr="00000000">
        <w:rPr>
          <w:sz w:val="27"/>
          <w:szCs w:val="27"/>
          <w:rtl w:val="0"/>
        </w:rPr>
        <w:t xml:space="preserve">n</w:t>
      </w:r>
    </w:p>
    <w:p w:rsidR="00000000" w:rsidDel="00000000" w:rsidP="00000000" w:rsidRDefault="00000000" w:rsidRPr="00000000" w14:paraId="0000010F">
      <w:pPr>
        <w:widowControl w:val="0"/>
        <w:rPr>
          <w:sz w:val="27"/>
          <w:szCs w:val="27"/>
        </w:rPr>
      </w:pPr>
      <w:r w:rsidDel="00000000" w:rsidR="00000000" w:rsidRPr="00000000">
        <w:rPr>
          <w:sz w:val="26"/>
          <w:szCs w:val="26"/>
          <w:rtl w:val="0"/>
        </w:rPr>
        <w:t xml:space="preserve">values, this outer loop skips the first value, and must run </w:t>
      </w:r>
      <w:r w:rsidDel="00000000" w:rsidR="00000000" w:rsidRPr="00000000">
        <w:rPr>
          <w:rFonts w:ascii="Arial Unicode MS" w:cs="Arial Unicode MS" w:eastAsia="Arial Unicode MS" w:hAnsi="Arial Unicode MS"/>
          <w:sz w:val="27"/>
          <w:szCs w:val="27"/>
          <w:rtl w:val="0"/>
        </w:rPr>
        <w:t xml:space="preserve">n−1</w:t>
      </w:r>
      <w:r w:rsidDel="00000000" w:rsidR="00000000" w:rsidRPr="00000000">
        <w:rPr>
          <w:sz w:val="26"/>
          <w:szCs w:val="26"/>
          <w:rtl w:val="0"/>
        </w:rPr>
        <w:t xml:space="preserve"> , the sorted part of the array starts at index </w:t>
      </w:r>
      <w:r w:rsidDel="00000000" w:rsidR="00000000" w:rsidRPr="00000000">
        <w:rPr>
          <w:sz w:val="27"/>
          <w:szCs w:val="27"/>
          <w:rtl w:val="0"/>
        </w:rPr>
        <w:t xml:space="preserve">0</w:t>
      </w:r>
      <w:r w:rsidDel="00000000" w:rsidR="00000000" w:rsidRPr="00000000">
        <w:rPr>
          <w:sz w:val="26"/>
          <w:szCs w:val="26"/>
          <w:rtl w:val="0"/>
        </w:rPr>
        <w:t xml:space="preserve"> and ends at index </w:t>
      </w:r>
      <w:r w:rsidDel="00000000" w:rsidR="00000000" w:rsidRPr="00000000">
        <w:rPr>
          <w:rFonts w:ascii="Arial Unicode MS" w:cs="Arial Unicode MS" w:eastAsia="Arial Unicode MS" w:hAnsi="Arial Unicode MS"/>
          <w:sz w:val="27"/>
          <w:szCs w:val="27"/>
          <w:rtl w:val="0"/>
        </w:rPr>
        <w:t xml:space="preserve">i−1</w:t>
      </w:r>
    </w:p>
    <w:p w:rsidR="00000000" w:rsidDel="00000000" w:rsidP="00000000" w:rsidRDefault="00000000" w:rsidRPr="00000000" w14:paraId="00000110">
      <w:pPr>
        <w:widowControl w:val="0"/>
        <w:numPr>
          <w:ilvl w:val="0"/>
          <w:numId w:val="14"/>
        </w:numPr>
        <w:spacing w:after="240" w:before="240" w:lineRule="auto"/>
        <w:ind w:left="720" w:hanging="360"/>
        <w:rPr>
          <w:sz w:val="26"/>
          <w:szCs w:val="26"/>
        </w:rPr>
      </w:pPr>
      <w:r w:rsidDel="00000000" w:rsidR="00000000" w:rsidRPr="00000000">
        <w:rPr>
          <w:sz w:val="26"/>
          <w:szCs w:val="26"/>
          <w:rtl w:val="0"/>
        </w:rPr>
        <w:t xml:space="preserve">.</w:t>
      </w:r>
    </w:p>
    <w:p w:rsidR="00000000" w:rsidDel="00000000" w:rsidP="00000000" w:rsidRDefault="00000000" w:rsidRPr="00000000" w14:paraId="00000111">
      <w:pPr>
        <w:widowControl w:val="0"/>
        <w:spacing w:after="240" w:before="240" w:lineRule="auto"/>
        <w:rPr>
          <w:sz w:val="26"/>
          <w:szCs w:val="26"/>
        </w:rPr>
      </w:pPr>
      <w:r w:rsidDel="00000000" w:rsidR="00000000" w:rsidRPr="00000000">
        <w:rPr>
          <w:sz w:val="26"/>
          <w:szCs w:val="26"/>
          <w:rtl w:val="0"/>
        </w:rPr>
        <w:t xml:space="preserve">The resulting code looks like this:</w:t>
      </w:r>
    </w:p>
    <w:p w:rsidR="00000000" w:rsidDel="00000000" w:rsidP="00000000" w:rsidRDefault="00000000" w:rsidRPr="00000000" w14:paraId="00000112">
      <w:pPr>
        <w:widowControl w:val="0"/>
        <w:rPr>
          <w:sz w:val="26"/>
          <w:szCs w:val="26"/>
        </w:rPr>
      </w:pPr>
      <w:r w:rsidDel="00000000" w:rsidR="00000000" w:rsidRPr="00000000">
        <w:rPr>
          <w:sz w:val="26"/>
          <w:szCs w:val="26"/>
          <w:rtl w:val="0"/>
        </w:rPr>
        <w:t xml:space="preserve">times.</w:t>
      </w:r>
    </w:p>
    <w:p w:rsidR="00000000" w:rsidDel="00000000" w:rsidP="00000000" w:rsidRDefault="00000000" w:rsidRPr="00000000" w14:paraId="00000113">
      <w:pPr>
        <w:widowControl w:val="0"/>
        <w:rPr>
          <w:sz w:val="27"/>
          <w:szCs w:val="27"/>
        </w:rPr>
      </w:pPr>
      <w:r w:rsidDel="00000000" w:rsidR="00000000" w:rsidRPr="00000000">
        <w:rPr>
          <w:sz w:val="26"/>
          <w:szCs w:val="26"/>
          <w:rtl w:val="0"/>
        </w:rPr>
        <w:t xml:space="preserve">An inner loop that goes through the sorted part of the array, to find where to insert the value. If the value to be sorted is at index </w:t>
      </w:r>
      <w:r w:rsidDel="00000000" w:rsidR="00000000" w:rsidRPr="00000000">
        <w:rPr>
          <w:sz w:val="27"/>
          <w:szCs w:val="27"/>
          <w:rtl w:val="0"/>
        </w:rPr>
        <w:t xml:space="preserve">i</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tbl>
      <w:tblPr>
        <w:tblStyle w:val="Table8"/>
        <w:jc w:val="left"/>
        <w:tblLayout w:type="fixed"/>
        <w:tblLook w:val="0600"/>
      </w:tblPr>
      <w:tblGrid>
        <w:gridCol w:w="9360"/>
        <w:tblGridChange w:id="0">
          <w:tblGrid>
            <w:gridCol w:w="9360"/>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Fonts w:ascii="Consolas" w:cs="Consolas" w:eastAsia="Consolas" w:hAnsi="Consolas"/>
                <w:color w:val="585260"/>
                <w:sz w:val="26"/>
                <w:szCs w:val="26"/>
                <w:shd w:fill="efecf4" w:val="clear"/>
                <w:rtl w:val="0"/>
              </w:rPr>
              <w:t xml:space="preserve">mylist = [</w:t>
            </w:r>
            <w:r w:rsidDel="00000000" w:rsidR="00000000" w:rsidRPr="00000000">
              <w:rPr>
                <w:rFonts w:ascii="Consolas" w:cs="Consolas" w:eastAsia="Consolas" w:hAnsi="Consolas"/>
                <w:color w:val="aa573c"/>
                <w:sz w:val="26"/>
                <w:szCs w:val="26"/>
                <w:shd w:fill="efecf4" w:val="clear"/>
                <w:rtl w:val="0"/>
              </w:rPr>
              <w:t xml:space="preserve">64</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aa573c"/>
                <w:sz w:val="26"/>
                <w:szCs w:val="26"/>
                <w:shd w:fill="efecf4" w:val="clear"/>
                <w:rtl w:val="0"/>
              </w:rPr>
              <w:t xml:space="preserve">34</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aa573c"/>
                <w:sz w:val="26"/>
                <w:szCs w:val="26"/>
                <w:shd w:fill="efecf4" w:val="clear"/>
                <w:rtl w:val="0"/>
              </w:rPr>
              <w:t xml:space="preserve">25</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aa573c"/>
                <w:sz w:val="26"/>
                <w:szCs w:val="26"/>
                <w:shd w:fill="efecf4" w:val="clear"/>
                <w:rtl w:val="0"/>
              </w:rPr>
              <w:t xml:space="preserve">12</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aa573c"/>
                <w:sz w:val="26"/>
                <w:szCs w:val="26"/>
                <w:shd w:fill="efecf4" w:val="clear"/>
                <w:rtl w:val="0"/>
              </w:rPr>
              <w:t xml:space="preserve">22</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aa573c"/>
                <w:sz w:val="26"/>
                <w:szCs w:val="26"/>
                <w:shd w:fill="efecf4" w:val="clear"/>
                <w:rtl w:val="0"/>
              </w:rPr>
              <w:t xml:space="preserve">11</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aa573c"/>
                <w:sz w:val="26"/>
                <w:szCs w:val="26"/>
                <w:shd w:fill="efecf4" w:val="clear"/>
                <w:rtl w:val="0"/>
              </w:rPr>
              <w:t xml:space="preserve">90</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aa573c"/>
                <w:sz w:val="26"/>
                <w:szCs w:val="26"/>
                <w:shd w:fill="efecf4" w:val="clear"/>
                <w:rtl w:val="0"/>
              </w:rPr>
              <w:t xml:space="preserve">5</w:t>
            </w:r>
            <w:r w:rsidDel="00000000" w:rsidR="00000000" w:rsidRPr="00000000">
              <w:rPr>
                <w:rFonts w:ascii="Consolas" w:cs="Consolas" w:eastAsia="Consolas" w:hAnsi="Consolas"/>
                <w:color w:val="585260"/>
                <w:sz w:val="26"/>
                <w:szCs w:val="26"/>
                <w:shd w:fill="efecf4" w:val="clear"/>
                <w:rtl w:val="0"/>
              </w:rPr>
              <w:t xml:space="preserve">]</w:t>
              <w:br w:type="textWrapping"/>
              <w:br w:type="textWrapping"/>
              <w:t xml:space="preserve">n = len(mylist)</w:t>
              <w:br w:type="textWrapping"/>
            </w:r>
            <w:r w:rsidDel="00000000" w:rsidR="00000000" w:rsidRPr="00000000">
              <w:rPr>
                <w:rFonts w:ascii="Consolas" w:cs="Consolas" w:eastAsia="Consolas" w:hAnsi="Consolas"/>
                <w:color w:val="955ae7"/>
                <w:sz w:val="26"/>
                <w:szCs w:val="26"/>
                <w:shd w:fill="efecf4" w:val="clear"/>
                <w:rtl w:val="0"/>
              </w:rPr>
              <w:t xml:space="preserve">for</w:t>
            </w:r>
            <w:r w:rsidDel="00000000" w:rsidR="00000000" w:rsidRPr="00000000">
              <w:rPr>
                <w:rFonts w:ascii="Consolas" w:cs="Consolas" w:eastAsia="Consolas" w:hAnsi="Consolas"/>
                <w:color w:val="585260"/>
                <w:sz w:val="26"/>
                <w:szCs w:val="26"/>
                <w:shd w:fill="efecf4" w:val="clear"/>
                <w:rtl w:val="0"/>
              </w:rPr>
              <w:t xml:space="preserve"> i </w:t>
            </w:r>
            <w:r w:rsidDel="00000000" w:rsidR="00000000" w:rsidRPr="00000000">
              <w:rPr>
                <w:rFonts w:ascii="Consolas" w:cs="Consolas" w:eastAsia="Consolas" w:hAnsi="Consolas"/>
                <w:color w:val="955ae7"/>
                <w:sz w:val="26"/>
                <w:szCs w:val="26"/>
                <w:shd w:fill="efecf4" w:val="clear"/>
                <w:rtl w:val="0"/>
              </w:rPr>
              <w:t xml:space="preserve">in</w:t>
            </w:r>
            <w:r w:rsidDel="00000000" w:rsidR="00000000" w:rsidRPr="00000000">
              <w:rPr>
                <w:rFonts w:ascii="Consolas" w:cs="Consolas" w:eastAsia="Consolas" w:hAnsi="Consolas"/>
                <w:color w:val="585260"/>
                <w:sz w:val="26"/>
                <w:szCs w:val="26"/>
                <w:shd w:fill="efecf4" w:val="clear"/>
                <w:rtl w:val="0"/>
              </w:rPr>
              <w:t xml:space="preserve"> range(</w:t>
            </w:r>
            <w:r w:rsidDel="00000000" w:rsidR="00000000" w:rsidRPr="00000000">
              <w:rPr>
                <w:rFonts w:ascii="Consolas" w:cs="Consolas" w:eastAsia="Consolas" w:hAnsi="Consolas"/>
                <w:color w:val="aa573c"/>
                <w:sz w:val="26"/>
                <w:szCs w:val="26"/>
                <w:shd w:fill="efecf4" w:val="clear"/>
                <w:rtl w:val="0"/>
              </w:rPr>
              <w:t xml:space="preserve">1</w:t>
            </w:r>
            <w:r w:rsidDel="00000000" w:rsidR="00000000" w:rsidRPr="00000000">
              <w:rPr>
                <w:rFonts w:ascii="Consolas" w:cs="Consolas" w:eastAsia="Consolas" w:hAnsi="Consolas"/>
                <w:color w:val="585260"/>
                <w:sz w:val="26"/>
                <w:szCs w:val="26"/>
                <w:shd w:fill="efecf4" w:val="clear"/>
                <w:rtl w:val="0"/>
              </w:rPr>
              <w:t xml:space="preserve">,n):</w:t>
              <w:br w:type="textWrapping"/>
              <w:t xml:space="preserve">  insert_index = i</w:t>
              <w:br w:type="textWrapping"/>
              <w:t xml:space="preserve">  current_value = mylist.pop(i)</w:t>
              <w:br w:type="textWrapping"/>
              <w:t xml:space="preserve">  </w:t>
            </w:r>
            <w:r w:rsidDel="00000000" w:rsidR="00000000" w:rsidRPr="00000000">
              <w:rPr>
                <w:rFonts w:ascii="Consolas" w:cs="Consolas" w:eastAsia="Consolas" w:hAnsi="Consolas"/>
                <w:color w:val="955ae7"/>
                <w:sz w:val="26"/>
                <w:szCs w:val="26"/>
                <w:shd w:fill="efecf4" w:val="clear"/>
                <w:rtl w:val="0"/>
              </w:rPr>
              <w:t xml:space="preserve">for</w:t>
            </w:r>
            <w:r w:rsidDel="00000000" w:rsidR="00000000" w:rsidRPr="00000000">
              <w:rPr>
                <w:rFonts w:ascii="Consolas" w:cs="Consolas" w:eastAsia="Consolas" w:hAnsi="Consolas"/>
                <w:color w:val="585260"/>
                <w:sz w:val="26"/>
                <w:szCs w:val="26"/>
                <w:shd w:fill="efecf4" w:val="clear"/>
                <w:rtl w:val="0"/>
              </w:rPr>
              <w:t xml:space="preserve"> j </w:t>
            </w:r>
            <w:r w:rsidDel="00000000" w:rsidR="00000000" w:rsidRPr="00000000">
              <w:rPr>
                <w:rFonts w:ascii="Consolas" w:cs="Consolas" w:eastAsia="Consolas" w:hAnsi="Consolas"/>
                <w:color w:val="955ae7"/>
                <w:sz w:val="26"/>
                <w:szCs w:val="26"/>
                <w:shd w:fill="efecf4" w:val="clear"/>
                <w:rtl w:val="0"/>
              </w:rPr>
              <w:t xml:space="preserve">in</w:t>
            </w:r>
            <w:r w:rsidDel="00000000" w:rsidR="00000000" w:rsidRPr="00000000">
              <w:rPr>
                <w:rFonts w:ascii="Consolas" w:cs="Consolas" w:eastAsia="Consolas" w:hAnsi="Consolas"/>
                <w:color w:val="585260"/>
                <w:sz w:val="26"/>
                <w:szCs w:val="26"/>
                <w:shd w:fill="efecf4" w:val="clear"/>
                <w:rtl w:val="0"/>
              </w:rPr>
              <w:t xml:space="preserve"> range(i</w:t>
            </w:r>
            <w:r w:rsidDel="00000000" w:rsidR="00000000" w:rsidRPr="00000000">
              <w:rPr>
                <w:rFonts w:ascii="Consolas" w:cs="Consolas" w:eastAsia="Consolas" w:hAnsi="Consolas"/>
                <w:color w:val="aa573c"/>
                <w:sz w:val="26"/>
                <w:szCs w:val="26"/>
                <w:shd w:fill="efecf4" w:val="clear"/>
                <w:rtl w:val="0"/>
              </w:rPr>
              <w:t xml:space="preserve">-1</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aa573c"/>
                <w:sz w:val="26"/>
                <w:szCs w:val="26"/>
                <w:shd w:fill="efecf4" w:val="clear"/>
                <w:rtl w:val="0"/>
              </w:rPr>
              <w:t xml:space="preserve">-1</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aa573c"/>
                <w:sz w:val="26"/>
                <w:szCs w:val="26"/>
                <w:shd w:fill="efecf4" w:val="clear"/>
                <w:rtl w:val="0"/>
              </w:rPr>
              <w:t xml:space="preserve">-1</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w:t>
            </w:r>
            <w:r w:rsidDel="00000000" w:rsidR="00000000" w:rsidRPr="00000000">
              <w:rPr>
                <w:rFonts w:ascii="Consolas" w:cs="Consolas" w:eastAsia="Consolas" w:hAnsi="Consolas"/>
                <w:color w:val="955ae7"/>
                <w:sz w:val="26"/>
                <w:szCs w:val="26"/>
                <w:shd w:fill="efecf4" w:val="clear"/>
                <w:rtl w:val="0"/>
              </w:rPr>
              <w:t xml:space="preserve">if</w:t>
            </w:r>
            <w:r w:rsidDel="00000000" w:rsidR="00000000" w:rsidRPr="00000000">
              <w:rPr>
                <w:rFonts w:ascii="Consolas" w:cs="Consolas" w:eastAsia="Consolas" w:hAnsi="Consolas"/>
                <w:color w:val="585260"/>
                <w:sz w:val="26"/>
                <w:szCs w:val="26"/>
                <w:shd w:fill="efecf4" w:val="clear"/>
                <w:rtl w:val="0"/>
              </w:rPr>
              <w:t xml:space="preserve"> mylist[j] &gt; current_value:</w:t>
              <w:br w:type="textWrapping"/>
              <w:t xml:space="preserve">      insert_index = j</w:t>
              <w:br w:type="textWrapping"/>
              <w:t xml:space="preserve">  mylist.insert(insert_index, current_value)</w:t>
              <w:br w:type="textWrapping"/>
              <w:br w:type="textWrapping"/>
              <w:t xml:space="preserve">print(mylist)</w:t>
            </w:r>
            <w:r w:rsidDel="00000000" w:rsidR="00000000" w:rsidRPr="00000000">
              <w:rPr>
                <w:rtl w:val="0"/>
              </w:rPr>
            </w:r>
          </w:p>
        </w:tc>
      </w:tr>
    </w:tbl>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118">
      <w:pPr>
        <w:pStyle w:val="Heading1"/>
        <w:keepNext w:val="0"/>
        <w:keepLines w:val="0"/>
        <w:widowControl w:val="0"/>
        <w:spacing w:before="480" w:lineRule="auto"/>
        <w:rPr>
          <w:b w:val="1"/>
          <w:sz w:val="46"/>
          <w:szCs w:val="46"/>
        </w:rPr>
      </w:pPr>
      <w:bookmarkStart w:colFirst="0" w:colLast="0" w:name="_rfwzhnfmn1ru" w:id="19"/>
      <w:bookmarkEnd w:id="19"/>
      <w:r w:rsidDel="00000000" w:rsidR="00000000" w:rsidRPr="00000000">
        <w:rPr>
          <w:b w:val="1"/>
          <w:sz w:val="46"/>
          <w:szCs w:val="46"/>
          <w:rtl w:val="0"/>
        </w:rPr>
        <w:t xml:space="preserve">Counting Sort with Python</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The Counting Sort algorithm sorts an array by counting the number of times each value occurs.</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11D">
      <w:pPr>
        <w:widowControl w:val="0"/>
        <w:spacing w:after="240" w:before="240" w:lineRule="auto"/>
        <w:rPr>
          <w:b w:val="1"/>
          <w:sz w:val="26"/>
          <w:szCs w:val="26"/>
        </w:rPr>
      </w:pPr>
      <w:r w:rsidDel="00000000" w:rsidR="00000000" w:rsidRPr="00000000">
        <w:rPr>
          <w:b w:val="1"/>
          <w:sz w:val="26"/>
          <w:szCs w:val="26"/>
          <w:rtl w:val="0"/>
        </w:rPr>
        <w:t xml:space="preserve">How it works:</w:t>
      </w:r>
    </w:p>
    <w:p w:rsidR="00000000" w:rsidDel="00000000" w:rsidP="00000000" w:rsidRDefault="00000000" w:rsidRPr="00000000" w14:paraId="0000011E">
      <w:pPr>
        <w:widowControl w:val="0"/>
        <w:numPr>
          <w:ilvl w:val="0"/>
          <w:numId w:val="17"/>
        </w:numPr>
        <w:spacing w:after="0" w:afterAutospacing="0" w:before="240" w:lineRule="auto"/>
        <w:ind w:left="720" w:hanging="360"/>
        <w:rPr>
          <w:sz w:val="26"/>
          <w:szCs w:val="26"/>
        </w:rPr>
      </w:pPr>
      <w:r w:rsidDel="00000000" w:rsidR="00000000" w:rsidRPr="00000000">
        <w:rPr>
          <w:sz w:val="26"/>
          <w:szCs w:val="26"/>
          <w:rtl w:val="0"/>
        </w:rPr>
        <w:t xml:space="preserve">Create a new array for counting how many there are of the different values.</w:t>
      </w:r>
    </w:p>
    <w:p w:rsidR="00000000" w:rsidDel="00000000" w:rsidP="00000000" w:rsidRDefault="00000000" w:rsidRPr="00000000" w14:paraId="0000011F">
      <w:pPr>
        <w:widowControl w:val="0"/>
        <w:numPr>
          <w:ilvl w:val="0"/>
          <w:numId w:val="17"/>
        </w:numPr>
        <w:spacing w:after="0" w:afterAutospacing="0" w:before="0" w:beforeAutospacing="0" w:lineRule="auto"/>
        <w:ind w:left="720" w:hanging="360"/>
        <w:rPr>
          <w:sz w:val="26"/>
          <w:szCs w:val="26"/>
        </w:rPr>
      </w:pPr>
      <w:r w:rsidDel="00000000" w:rsidR="00000000" w:rsidRPr="00000000">
        <w:rPr>
          <w:sz w:val="26"/>
          <w:szCs w:val="26"/>
          <w:rtl w:val="0"/>
        </w:rPr>
        <w:t xml:space="preserve">Go through the array that needs to be sorted.</w:t>
      </w:r>
    </w:p>
    <w:p w:rsidR="00000000" w:rsidDel="00000000" w:rsidP="00000000" w:rsidRDefault="00000000" w:rsidRPr="00000000" w14:paraId="00000120">
      <w:pPr>
        <w:widowControl w:val="0"/>
        <w:numPr>
          <w:ilvl w:val="0"/>
          <w:numId w:val="17"/>
        </w:numPr>
        <w:spacing w:after="0" w:afterAutospacing="0" w:before="0" w:beforeAutospacing="0" w:lineRule="auto"/>
        <w:ind w:left="720" w:hanging="360"/>
        <w:rPr>
          <w:sz w:val="26"/>
          <w:szCs w:val="26"/>
        </w:rPr>
      </w:pPr>
      <w:r w:rsidDel="00000000" w:rsidR="00000000" w:rsidRPr="00000000">
        <w:rPr>
          <w:sz w:val="26"/>
          <w:szCs w:val="26"/>
          <w:rtl w:val="0"/>
        </w:rPr>
        <w:t xml:space="preserve">For each value, count it by increasing the counting array at the corresponding index.</w:t>
      </w:r>
    </w:p>
    <w:p w:rsidR="00000000" w:rsidDel="00000000" w:rsidP="00000000" w:rsidRDefault="00000000" w:rsidRPr="00000000" w14:paraId="00000121">
      <w:pPr>
        <w:widowControl w:val="0"/>
        <w:numPr>
          <w:ilvl w:val="0"/>
          <w:numId w:val="17"/>
        </w:numPr>
        <w:spacing w:after="0" w:afterAutospacing="0" w:before="0" w:beforeAutospacing="0" w:lineRule="auto"/>
        <w:ind w:left="720" w:hanging="360"/>
        <w:rPr>
          <w:sz w:val="26"/>
          <w:szCs w:val="26"/>
        </w:rPr>
      </w:pPr>
      <w:r w:rsidDel="00000000" w:rsidR="00000000" w:rsidRPr="00000000">
        <w:rPr>
          <w:sz w:val="26"/>
          <w:szCs w:val="26"/>
          <w:rtl w:val="0"/>
        </w:rPr>
        <w:t xml:space="preserve">After counting the values, go through the counting array to create the sorted array.</w:t>
      </w:r>
    </w:p>
    <w:p w:rsidR="00000000" w:rsidDel="00000000" w:rsidP="00000000" w:rsidRDefault="00000000" w:rsidRPr="00000000" w14:paraId="00000122">
      <w:pPr>
        <w:widowControl w:val="0"/>
        <w:numPr>
          <w:ilvl w:val="0"/>
          <w:numId w:val="17"/>
        </w:numPr>
        <w:spacing w:after="240" w:before="0" w:beforeAutospacing="0" w:lineRule="auto"/>
        <w:ind w:left="720" w:hanging="360"/>
        <w:rPr>
          <w:sz w:val="26"/>
          <w:szCs w:val="26"/>
        </w:rPr>
      </w:pPr>
      <w:r w:rsidDel="00000000" w:rsidR="00000000" w:rsidRPr="00000000">
        <w:rPr>
          <w:sz w:val="26"/>
          <w:szCs w:val="26"/>
          <w:rtl w:val="0"/>
        </w:rPr>
        <w:t xml:space="preserve">For each count in the counting array, create the correct number of elements, with values that correspond to the counting array index.</w:t>
      </w:r>
    </w:p>
    <w:p w:rsidR="00000000" w:rsidDel="00000000" w:rsidP="00000000" w:rsidRDefault="00000000" w:rsidRPr="00000000" w14:paraId="00000123">
      <w:pPr>
        <w:pStyle w:val="Heading2"/>
        <w:keepNext w:val="0"/>
        <w:keepLines w:val="0"/>
        <w:widowControl w:val="0"/>
        <w:spacing w:after="80" w:lineRule="auto"/>
        <w:rPr>
          <w:b w:val="1"/>
          <w:sz w:val="34"/>
          <w:szCs w:val="34"/>
        </w:rPr>
      </w:pPr>
      <w:bookmarkStart w:colFirst="0" w:colLast="0" w:name="_nmfmllbq98tg" w:id="20"/>
      <w:bookmarkEnd w:id="20"/>
      <w:r w:rsidDel="00000000" w:rsidR="00000000" w:rsidRPr="00000000">
        <w:rPr>
          <w:b w:val="1"/>
          <w:sz w:val="34"/>
          <w:szCs w:val="34"/>
          <w:rtl w:val="0"/>
        </w:rPr>
        <w:t xml:space="preserve">Conditions for Counting Sort</w:t>
      </w:r>
    </w:p>
    <w:p w:rsidR="00000000" w:rsidDel="00000000" w:rsidP="00000000" w:rsidRDefault="00000000" w:rsidRPr="00000000" w14:paraId="00000124">
      <w:pPr>
        <w:widowControl w:val="0"/>
        <w:spacing w:after="240" w:before="240" w:lineRule="auto"/>
        <w:rPr>
          <w:sz w:val="26"/>
          <w:szCs w:val="26"/>
        </w:rPr>
      </w:pPr>
      <w:r w:rsidDel="00000000" w:rsidR="00000000" w:rsidRPr="00000000">
        <w:rPr>
          <w:sz w:val="26"/>
          <w:szCs w:val="26"/>
          <w:rtl w:val="0"/>
        </w:rPr>
        <w:t xml:space="preserve">These are the reasons why Counting Sort is said to only work for a limited range of non-negative integer values:</w:t>
      </w:r>
    </w:p>
    <w:p w:rsidR="00000000" w:rsidDel="00000000" w:rsidP="00000000" w:rsidRDefault="00000000" w:rsidRPr="00000000" w14:paraId="00000125">
      <w:pPr>
        <w:widowControl w:val="0"/>
        <w:numPr>
          <w:ilvl w:val="0"/>
          <w:numId w:val="10"/>
        </w:numPr>
        <w:spacing w:after="240" w:before="240" w:lineRule="auto"/>
        <w:ind w:left="720" w:hanging="360"/>
        <w:rPr>
          <w:sz w:val="26"/>
          <w:szCs w:val="26"/>
        </w:rPr>
      </w:pPr>
      <w:r w:rsidDel="00000000" w:rsidR="00000000" w:rsidRPr="00000000">
        <w:rPr>
          <w:b w:val="1"/>
          <w:sz w:val="26"/>
          <w:szCs w:val="26"/>
          <w:rtl w:val="0"/>
        </w:rPr>
        <w:t xml:space="preserve">Integer values: </w:t>
      </w:r>
      <w:r w:rsidDel="00000000" w:rsidR="00000000" w:rsidRPr="00000000">
        <w:rPr>
          <w:sz w:val="26"/>
          <w:szCs w:val="26"/>
          <w:rtl w:val="0"/>
        </w:rPr>
        <w:t xml:space="preserve">Counting Sort relies on counting occurrences of distinct values, so they must be integers. With integers, each value fits with an index (for non negative values), and there is a limited number of different values, so that the number of possible different values </w:t>
      </w:r>
      <w:r w:rsidDel="00000000" w:rsidR="00000000" w:rsidRPr="00000000">
        <w:rPr>
          <w:sz w:val="27"/>
          <w:szCs w:val="27"/>
          <w:rtl w:val="0"/>
        </w:rPr>
        <w:t xml:space="preserve">k</w:t>
      </w:r>
    </w:p>
    <w:p w:rsidR="00000000" w:rsidDel="00000000" w:rsidP="00000000" w:rsidRDefault="00000000" w:rsidRPr="00000000" w14:paraId="00000126">
      <w:pPr>
        <w:widowControl w:val="0"/>
        <w:rPr>
          <w:sz w:val="26"/>
          <w:szCs w:val="26"/>
        </w:rPr>
      </w:pPr>
      <w:r w:rsidDel="00000000" w:rsidR="00000000" w:rsidRPr="00000000">
        <w:rPr>
          <w:sz w:val="26"/>
          <w:szCs w:val="26"/>
          <w:rtl w:val="0"/>
        </w:rPr>
        <w:t xml:space="preserve">is not too big compared to the number of values </w:t>
      </w:r>
      <w:r w:rsidDel="00000000" w:rsidR="00000000" w:rsidRPr="00000000">
        <w:rPr>
          <w:sz w:val="27"/>
          <w:szCs w:val="27"/>
          <w:rtl w:val="0"/>
        </w:rPr>
        <w:t xml:space="preserve">n</w:t>
      </w:r>
      <w:r w:rsidDel="00000000" w:rsidR="00000000" w:rsidRPr="00000000">
        <w:rPr>
          <w:sz w:val="26"/>
          <w:szCs w:val="26"/>
          <w:rtl w:val="0"/>
        </w:rPr>
        <w:t xml:space="preserve">   is larger than the number of values to be sorted </w:t>
      </w:r>
      <w:r w:rsidDel="00000000" w:rsidR="00000000" w:rsidRPr="00000000">
        <w:rPr>
          <w:sz w:val="27"/>
          <w:szCs w:val="27"/>
          <w:rtl w:val="0"/>
        </w:rPr>
        <w:t xml:space="preserve">n</w:t>
      </w:r>
      <w:r w:rsidDel="00000000" w:rsidR="00000000" w:rsidRPr="00000000">
        <w:rPr>
          <w:sz w:val="26"/>
          <w:szCs w:val="26"/>
          <w:rtl w:val="0"/>
        </w:rPr>
        <w:t xml:space="preserve">, the counting array we need for sorting will be larger than the original array we have that needs sorting, and the algorithm becomes ineffective..</w:t>
      </w:r>
    </w:p>
    <w:p w:rsidR="00000000" w:rsidDel="00000000" w:rsidP="00000000" w:rsidRDefault="00000000" w:rsidRPr="00000000" w14:paraId="00000127">
      <w:pPr>
        <w:widowControl w:val="0"/>
        <w:rPr>
          <w:sz w:val="26"/>
          <w:szCs w:val="26"/>
        </w:rPr>
      </w:pPr>
      <w:r w:rsidDel="00000000" w:rsidR="00000000" w:rsidRPr="00000000">
        <w:rPr>
          <w:b w:val="1"/>
          <w:sz w:val="26"/>
          <w:szCs w:val="26"/>
          <w:rtl w:val="0"/>
        </w:rPr>
        <w:t xml:space="preserve">Non negative values: </w:t>
      </w:r>
      <w:r w:rsidDel="00000000" w:rsidR="00000000" w:rsidRPr="00000000">
        <w:rPr>
          <w:sz w:val="26"/>
          <w:szCs w:val="26"/>
          <w:rtl w:val="0"/>
        </w:rPr>
        <w:t xml:space="preserve">Counting Sort is usually implemented by creating an array for counting. When the algorithm goes through the values to be sorted, value x is counted by increasing the counting array value at index x. If we tried sorting negative values, we would get in trouble with sorting value -3, because index -3 would be outside the counting array.</w:t>
      </w:r>
    </w:p>
    <w:p w:rsidR="00000000" w:rsidDel="00000000" w:rsidP="00000000" w:rsidRDefault="00000000" w:rsidRPr="00000000" w14:paraId="00000128">
      <w:pPr>
        <w:widowControl w:val="0"/>
        <w:rPr>
          <w:sz w:val="27"/>
          <w:szCs w:val="27"/>
        </w:rPr>
      </w:pPr>
      <w:r w:rsidDel="00000000" w:rsidR="00000000" w:rsidRPr="00000000">
        <w:rPr>
          <w:b w:val="1"/>
          <w:sz w:val="26"/>
          <w:szCs w:val="26"/>
          <w:rtl w:val="0"/>
        </w:rPr>
        <w:t xml:space="preserve">Limited range of values: </w:t>
      </w:r>
      <w:r w:rsidDel="00000000" w:rsidR="00000000" w:rsidRPr="00000000">
        <w:rPr>
          <w:sz w:val="26"/>
          <w:szCs w:val="26"/>
          <w:rtl w:val="0"/>
        </w:rPr>
        <w:t xml:space="preserve">If the number of possible different values to be sorted </w:t>
      </w:r>
      <w:r w:rsidDel="00000000" w:rsidR="00000000" w:rsidRPr="00000000">
        <w:rPr>
          <w:sz w:val="27"/>
          <w:szCs w:val="27"/>
          <w:rtl w:val="0"/>
        </w:rPr>
        <w:t xml:space="preserve">k</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12B">
      <w:pPr>
        <w:pStyle w:val="Heading2"/>
        <w:keepNext w:val="0"/>
        <w:keepLines w:val="0"/>
        <w:widowControl w:val="0"/>
        <w:spacing w:after="80" w:lineRule="auto"/>
        <w:rPr>
          <w:b w:val="1"/>
          <w:sz w:val="34"/>
          <w:szCs w:val="34"/>
        </w:rPr>
      </w:pPr>
      <w:bookmarkStart w:colFirst="0" w:colLast="0" w:name="_f3llz498div" w:id="21"/>
      <w:bookmarkEnd w:id="21"/>
      <w:r w:rsidDel="00000000" w:rsidR="00000000" w:rsidRPr="00000000">
        <w:rPr>
          <w:b w:val="1"/>
          <w:sz w:val="34"/>
          <w:szCs w:val="34"/>
          <w:rtl w:val="0"/>
        </w:rPr>
        <w:t xml:space="preserve">Manual Run Through</w:t>
      </w:r>
    </w:p>
    <w:p w:rsidR="00000000" w:rsidDel="00000000" w:rsidP="00000000" w:rsidRDefault="00000000" w:rsidRPr="00000000" w14:paraId="0000012C">
      <w:pPr>
        <w:widowControl w:val="0"/>
        <w:spacing w:after="240" w:before="240" w:lineRule="auto"/>
        <w:rPr>
          <w:sz w:val="26"/>
          <w:szCs w:val="26"/>
        </w:rPr>
      </w:pPr>
      <w:r w:rsidDel="00000000" w:rsidR="00000000" w:rsidRPr="00000000">
        <w:rPr>
          <w:sz w:val="26"/>
          <w:szCs w:val="26"/>
          <w:rtl w:val="0"/>
        </w:rPr>
        <w:t xml:space="preserve">Before we implement the Counting Sort algorithm in a programming language, let's manually run through a short array, just to get the idea.</w:t>
      </w:r>
    </w:p>
    <w:p w:rsidR="00000000" w:rsidDel="00000000" w:rsidP="00000000" w:rsidRDefault="00000000" w:rsidRPr="00000000" w14:paraId="0000012D">
      <w:pPr>
        <w:widowControl w:val="0"/>
        <w:spacing w:after="240" w:before="240" w:lineRule="auto"/>
        <w:rPr>
          <w:sz w:val="26"/>
          <w:szCs w:val="26"/>
        </w:rPr>
      </w:pPr>
      <w:r w:rsidDel="00000000" w:rsidR="00000000" w:rsidRPr="00000000">
        <w:rPr>
          <w:b w:val="1"/>
          <w:sz w:val="26"/>
          <w:szCs w:val="26"/>
          <w:rtl w:val="0"/>
        </w:rPr>
        <w:t xml:space="preserve">Step 1:</w:t>
      </w:r>
      <w:r w:rsidDel="00000000" w:rsidR="00000000" w:rsidRPr="00000000">
        <w:rPr>
          <w:sz w:val="26"/>
          <w:szCs w:val="26"/>
          <w:rtl w:val="0"/>
        </w:rPr>
        <w:t xml:space="preserve"> We start with an unsorted array.</w:t>
      </w:r>
    </w:p>
    <w:p w:rsidR="00000000" w:rsidDel="00000000" w:rsidP="00000000" w:rsidRDefault="00000000" w:rsidRPr="00000000" w14:paraId="0000012E">
      <w:pPr>
        <w:widowControl w:val="0"/>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myArray = [ 2, 3, 0, 2, 3, 2]</w:t>
      </w:r>
    </w:p>
    <w:p w:rsidR="00000000" w:rsidDel="00000000" w:rsidP="00000000" w:rsidRDefault="00000000" w:rsidRPr="00000000" w14:paraId="0000012F">
      <w:pPr>
        <w:widowControl w:val="0"/>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widowControl w:val="0"/>
        <w:spacing w:after="240" w:before="240" w:lineRule="auto"/>
        <w:rPr>
          <w:sz w:val="26"/>
          <w:szCs w:val="26"/>
        </w:rPr>
      </w:pPr>
      <w:r w:rsidDel="00000000" w:rsidR="00000000" w:rsidRPr="00000000">
        <w:rPr>
          <w:b w:val="1"/>
          <w:sz w:val="26"/>
          <w:szCs w:val="26"/>
          <w:rtl w:val="0"/>
        </w:rPr>
        <w:t xml:space="preserve">Step 2:</w:t>
      </w:r>
      <w:r w:rsidDel="00000000" w:rsidR="00000000" w:rsidRPr="00000000">
        <w:rPr>
          <w:sz w:val="26"/>
          <w:szCs w:val="26"/>
          <w:rtl w:val="0"/>
        </w:rPr>
        <w:t xml:space="preserve"> We create another array for counting how many there are of each value. The array has 4 elemen</w:t>
      </w:r>
      <w:ins w:author="Sachin Ajjappagol" w:id="0" w:date="2025-07-21T10:29:22Z">
        <w:r w:rsidDel="00000000" w:rsidR="00000000" w:rsidRPr="00000000">
          <w:rPr>
            <w:sz w:val="26"/>
            <w:szCs w:val="26"/>
            <w:rtl w:val="0"/>
          </w:rPr>
          <w:t xml:space="preserve">0+98214+84/862.</w:t>
        </w:r>
      </w:ins>
      <w:r w:rsidDel="00000000" w:rsidR="00000000" w:rsidRPr="00000000">
        <w:rPr>
          <w:sz w:val="26"/>
          <w:szCs w:val="26"/>
          <w:rtl w:val="0"/>
        </w:rPr>
        <w:t xml:space="preserve">ts, to hold values 0 through 3.</w:t>
      </w:r>
    </w:p>
    <w:p w:rsidR="00000000" w:rsidDel="00000000" w:rsidP="00000000" w:rsidRDefault="00000000" w:rsidRPr="00000000" w14:paraId="00000131">
      <w:pPr>
        <w:widowControl w:val="0"/>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myArray = [ 2, 3, 0, 2, 3, 2]</w:t>
      </w:r>
    </w:p>
    <w:p w:rsidR="00000000" w:rsidDel="00000000" w:rsidP="00000000" w:rsidRDefault="00000000" w:rsidRPr="00000000" w14:paraId="00000132">
      <w:pPr>
        <w:widowControl w:val="0"/>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countArray = [ 0, 0, 0, 0]</w:t>
      </w:r>
    </w:p>
    <w:p w:rsidR="00000000" w:rsidDel="00000000" w:rsidP="00000000" w:rsidRDefault="00000000" w:rsidRPr="00000000" w14:paraId="00000133">
      <w:pPr>
        <w:widowControl w:val="0"/>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widowControl w:val="0"/>
        <w:spacing w:after="240" w:before="240" w:lineRule="auto"/>
        <w:rPr>
          <w:sz w:val="26"/>
          <w:szCs w:val="26"/>
        </w:rPr>
      </w:pPr>
      <w:r w:rsidDel="00000000" w:rsidR="00000000" w:rsidRPr="00000000">
        <w:rPr>
          <w:b w:val="1"/>
          <w:sz w:val="26"/>
          <w:szCs w:val="26"/>
          <w:rtl w:val="0"/>
        </w:rPr>
        <w:t xml:space="preserve">Step 3:</w:t>
      </w:r>
      <w:r w:rsidDel="00000000" w:rsidR="00000000" w:rsidRPr="00000000">
        <w:rPr>
          <w:sz w:val="26"/>
          <w:szCs w:val="26"/>
          <w:rtl w:val="0"/>
        </w:rPr>
        <w:t xml:space="preserve"> Now let's start counting. The first element is 2, so we must increment the counting array element at index 2.</w:t>
      </w:r>
    </w:p>
    <w:p w:rsidR="00000000" w:rsidDel="00000000" w:rsidP="00000000" w:rsidRDefault="00000000" w:rsidRPr="00000000" w14:paraId="00000135">
      <w:pPr>
        <w:widowControl w:val="0"/>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myArray = [ 2, 3, 0, 2, 3, 2]</w:t>
      </w:r>
    </w:p>
    <w:p w:rsidR="00000000" w:rsidDel="00000000" w:rsidP="00000000" w:rsidRDefault="00000000" w:rsidRPr="00000000" w14:paraId="00000136">
      <w:pPr>
        <w:widowControl w:val="0"/>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countArray = [ 0, 0, 1, 0]</w:t>
      </w:r>
    </w:p>
    <w:p w:rsidR="00000000" w:rsidDel="00000000" w:rsidP="00000000" w:rsidRDefault="00000000" w:rsidRPr="00000000" w14:paraId="00000137">
      <w:pPr>
        <w:widowControl w:val="0"/>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widowControl w:val="0"/>
        <w:spacing w:after="240" w:before="240" w:lineRule="auto"/>
        <w:rPr>
          <w:sz w:val="26"/>
          <w:szCs w:val="26"/>
        </w:rPr>
      </w:pPr>
      <w:r w:rsidDel="00000000" w:rsidR="00000000" w:rsidRPr="00000000">
        <w:rPr>
          <w:b w:val="1"/>
          <w:sz w:val="26"/>
          <w:szCs w:val="26"/>
          <w:rtl w:val="0"/>
        </w:rPr>
        <w:t xml:space="preserve">Step 4:</w:t>
      </w:r>
      <w:r w:rsidDel="00000000" w:rsidR="00000000" w:rsidRPr="00000000">
        <w:rPr>
          <w:sz w:val="26"/>
          <w:szCs w:val="26"/>
          <w:rtl w:val="0"/>
        </w:rPr>
        <w:t xml:space="preserve"> After counting a value, we can remove it, and count the next value, which is 3.</w:t>
      </w:r>
    </w:p>
    <w:p w:rsidR="00000000" w:rsidDel="00000000" w:rsidP="00000000" w:rsidRDefault="00000000" w:rsidRPr="00000000" w14:paraId="00000139">
      <w:pPr>
        <w:widowControl w:val="0"/>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myArray = [ 3, 0, 2, 3, 2]</w:t>
      </w:r>
    </w:p>
    <w:p w:rsidR="00000000" w:rsidDel="00000000" w:rsidP="00000000" w:rsidRDefault="00000000" w:rsidRPr="00000000" w14:paraId="0000013A">
      <w:pPr>
        <w:widowControl w:val="0"/>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countArray = [ 0, 0, 1, 1]</w:t>
      </w:r>
    </w:p>
    <w:p w:rsidR="00000000" w:rsidDel="00000000" w:rsidP="00000000" w:rsidRDefault="00000000" w:rsidRPr="00000000" w14:paraId="0000013B">
      <w:pPr>
        <w:widowControl w:val="0"/>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widowControl w:val="0"/>
        <w:spacing w:after="240" w:before="240" w:lineRule="auto"/>
        <w:rPr>
          <w:sz w:val="26"/>
          <w:szCs w:val="26"/>
        </w:rPr>
      </w:pPr>
      <w:r w:rsidDel="00000000" w:rsidR="00000000" w:rsidRPr="00000000">
        <w:rPr>
          <w:b w:val="1"/>
          <w:sz w:val="26"/>
          <w:szCs w:val="26"/>
          <w:rtl w:val="0"/>
        </w:rPr>
        <w:t xml:space="preserve">Step 5:</w:t>
      </w:r>
      <w:r w:rsidDel="00000000" w:rsidR="00000000" w:rsidRPr="00000000">
        <w:rPr>
          <w:sz w:val="26"/>
          <w:szCs w:val="26"/>
          <w:rtl w:val="0"/>
        </w:rPr>
        <w:t xml:space="preserve"> The next value we count is 0, so we increment index 0 in the counting array.</w:t>
      </w:r>
    </w:p>
    <w:p w:rsidR="00000000" w:rsidDel="00000000" w:rsidP="00000000" w:rsidRDefault="00000000" w:rsidRPr="00000000" w14:paraId="0000013D">
      <w:pPr>
        <w:widowControl w:val="0"/>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myArray = [ 0, 2, 3, 2]</w:t>
      </w:r>
    </w:p>
    <w:p w:rsidR="00000000" w:rsidDel="00000000" w:rsidP="00000000" w:rsidRDefault="00000000" w:rsidRPr="00000000" w14:paraId="0000013E">
      <w:pPr>
        <w:widowControl w:val="0"/>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countArray = [ 1, 0, 1, 1]</w:t>
      </w:r>
    </w:p>
    <w:p w:rsidR="00000000" w:rsidDel="00000000" w:rsidP="00000000" w:rsidRDefault="00000000" w:rsidRPr="00000000" w14:paraId="0000013F">
      <w:pPr>
        <w:widowControl w:val="0"/>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widowControl w:val="0"/>
        <w:spacing w:after="240" w:before="240" w:lineRule="auto"/>
        <w:rPr>
          <w:sz w:val="26"/>
          <w:szCs w:val="26"/>
        </w:rPr>
      </w:pPr>
      <w:r w:rsidDel="00000000" w:rsidR="00000000" w:rsidRPr="00000000">
        <w:rPr>
          <w:b w:val="1"/>
          <w:sz w:val="26"/>
          <w:szCs w:val="26"/>
          <w:rtl w:val="0"/>
        </w:rPr>
        <w:t xml:space="preserve">Step 6:</w:t>
      </w:r>
      <w:r w:rsidDel="00000000" w:rsidR="00000000" w:rsidRPr="00000000">
        <w:rPr>
          <w:sz w:val="26"/>
          <w:szCs w:val="26"/>
          <w:rtl w:val="0"/>
        </w:rPr>
        <w:t xml:space="preserve"> We continue like this until all values are counted.</w:t>
      </w:r>
    </w:p>
    <w:p w:rsidR="00000000" w:rsidDel="00000000" w:rsidP="00000000" w:rsidRDefault="00000000" w:rsidRPr="00000000" w14:paraId="00000141">
      <w:pPr>
        <w:widowControl w:val="0"/>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myArray = [ ]</w:t>
      </w:r>
    </w:p>
    <w:p w:rsidR="00000000" w:rsidDel="00000000" w:rsidP="00000000" w:rsidRDefault="00000000" w:rsidRPr="00000000" w14:paraId="00000142">
      <w:pPr>
        <w:widowControl w:val="0"/>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countArray = [ 1, 0, 3, 2]</w:t>
      </w:r>
    </w:p>
    <w:p w:rsidR="00000000" w:rsidDel="00000000" w:rsidP="00000000" w:rsidRDefault="00000000" w:rsidRPr="00000000" w14:paraId="00000143">
      <w:pPr>
        <w:widowControl w:val="0"/>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widowControl w:val="0"/>
        <w:spacing w:after="240" w:before="240" w:lineRule="auto"/>
        <w:rPr>
          <w:sz w:val="26"/>
          <w:szCs w:val="26"/>
        </w:rPr>
      </w:pPr>
      <w:r w:rsidDel="00000000" w:rsidR="00000000" w:rsidRPr="00000000">
        <w:rPr>
          <w:b w:val="1"/>
          <w:sz w:val="26"/>
          <w:szCs w:val="26"/>
          <w:rtl w:val="0"/>
        </w:rPr>
        <w:t xml:space="preserve">Step 7:</w:t>
      </w:r>
      <w:r w:rsidDel="00000000" w:rsidR="00000000" w:rsidRPr="00000000">
        <w:rPr>
          <w:sz w:val="26"/>
          <w:szCs w:val="26"/>
          <w:rtl w:val="0"/>
        </w:rPr>
        <w:t xml:space="preserve"> Now we will recreate the elements from the initial array, and we will do it so that the elements are ordered lowest to highest.</w:t>
      </w:r>
    </w:p>
    <w:p w:rsidR="00000000" w:rsidDel="00000000" w:rsidP="00000000" w:rsidRDefault="00000000" w:rsidRPr="00000000" w14:paraId="00000145">
      <w:pPr>
        <w:widowControl w:val="0"/>
        <w:spacing w:after="240" w:before="240" w:lineRule="auto"/>
        <w:rPr>
          <w:sz w:val="26"/>
          <w:szCs w:val="26"/>
        </w:rPr>
      </w:pPr>
      <w:r w:rsidDel="00000000" w:rsidR="00000000" w:rsidRPr="00000000">
        <w:rPr>
          <w:sz w:val="26"/>
          <w:szCs w:val="26"/>
          <w:rtl w:val="0"/>
        </w:rPr>
        <w:t xml:space="preserve">The first element in the counting array tells us that we have 1 element with value 0. So we push 1 element with value 0 into the array, and we decrease the element at index 0 in the counting array with 1.</w:t>
      </w:r>
    </w:p>
    <w:p w:rsidR="00000000" w:rsidDel="00000000" w:rsidP="00000000" w:rsidRDefault="00000000" w:rsidRPr="00000000" w14:paraId="00000146">
      <w:pPr>
        <w:widowControl w:val="0"/>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myArray = [ 0]</w:t>
      </w:r>
    </w:p>
    <w:p w:rsidR="00000000" w:rsidDel="00000000" w:rsidP="00000000" w:rsidRDefault="00000000" w:rsidRPr="00000000" w14:paraId="00000147">
      <w:pPr>
        <w:widowControl w:val="0"/>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countArray = [ 0, 0, 3, 2]</w:t>
      </w:r>
    </w:p>
    <w:p w:rsidR="00000000" w:rsidDel="00000000" w:rsidP="00000000" w:rsidRDefault="00000000" w:rsidRPr="00000000" w14:paraId="00000148">
      <w:pPr>
        <w:widowControl w:val="0"/>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widowControl w:val="0"/>
        <w:spacing w:after="240" w:before="240" w:lineRule="auto"/>
        <w:rPr>
          <w:sz w:val="26"/>
          <w:szCs w:val="26"/>
        </w:rPr>
      </w:pPr>
      <w:r w:rsidDel="00000000" w:rsidR="00000000" w:rsidRPr="00000000">
        <w:rPr>
          <w:b w:val="1"/>
          <w:sz w:val="26"/>
          <w:szCs w:val="26"/>
          <w:rtl w:val="0"/>
        </w:rPr>
        <w:t xml:space="preserve">Step 8:</w:t>
      </w:r>
      <w:r w:rsidDel="00000000" w:rsidR="00000000" w:rsidRPr="00000000">
        <w:rPr>
          <w:sz w:val="26"/>
          <w:szCs w:val="26"/>
          <w:rtl w:val="0"/>
        </w:rPr>
        <w:t xml:space="preserve"> From the counting array we see that we do not need to create any elements with value 1.</w:t>
      </w:r>
    </w:p>
    <w:p w:rsidR="00000000" w:rsidDel="00000000" w:rsidP="00000000" w:rsidRDefault="00000000" w:rsidRPr="00000000" w14:paraId="0000014A">
      <w:pPr>
        <w:widowControl w:val="0"/>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myArray = [ 0]</w:t>
      </w:r>
    </w:p>
    <w:p w:rsidR="00000000" w:rsidDel="00000000" w:rsidP="00000000" w:rsidRDefault="00000000" w:rsidRPr="00000000" w14:paraId="0000014B">
      <w:pPr>
        <w:widowControl w:val="0"/>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countArray = [ 0, 0, 3, 2]</w:t>
      </w:r>
    </w:p>
    <w:p w:rsidR="00000000" w:rsidDel="00000000" w:rsidP="00000000" w:rsidRDefault="00000000" w:rsidRPr="00000000" w14:paraId="0000014C">
      <w:pPr>
        <w:widowControl w:val="0"/>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widowControl w:val="0"/>
        <w:spacing w:after="240" w:before="240" w:lineRule="auto"/>
        <w:rPr>
          <w:sz w:val="26"/>
          <w:szCs w:val="26"/>
        </w:rPr>
      </w:pPr>
      <w:r w:rsidDel="00000000" w:rsidR="00000000" w:rsidRPr="00000000">
        <w:rPr>
          <w:b w:val="1"/>
          <w:sz w:val="26"/>
          <w:szCs w:val="26"/>
          <w:rtl w:val="0"/>
        </w:rPr>
        <w:t xml:space="preserve">Step 9:</w:t>
      </w:r>
      <w:r w:rsidDel="00000000" w:rsidR="00000000" w:rsidRPr="00000000">
        <w:rPr>
          <w:sz w:val="26"/>
          <w:szCs w:val="26"/>
          <w:rtl w:val="0"/>
        </w:rPr>
        <w:t xml:space="preserve"> We push 3 elements with value 2 into the end of the array. And as we create these elements we also decrease the counting array at index 2.</w:t>
      </w:r>
    </w:p>
    <w:p w:rsidR="00000000" w:rsidDel="00000000" w:rsidP="00000000" w:rsidRDefault="00000000" w:rsidRPr="00000000" w14:paraId="0000014E">
      <w:pPr>
        <w:widowControl w:val="0"/>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myArray = [ 0, 2, 2, 2]</w:t>
      </w:r>
    </w:p>
    <w:p w:rsidR="00000000" w:rsidDel="00000000" w:rsidP="00000000" w:rsidRDefault="00000000" w:rsidRPr="00000000" w14:paraId="0000014F">
      <w:pPr>
        <w:widowControl w:val="0"/>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countArray = [ 0, 0, 0, 2]</w:t>
      </w:r>
    </w:p>
    <w:p w:rsidR="00000000" w:rsidDel="00000000" w:rsidP="00000000" w:rsidRDefault="00000000" w:rsidRPr="00000000" w14:paraId="00000150">
      <w:pPr>
        <w:widowControl w:val="0"/>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widowControl w:val="0"/>
        <w:spacing w:after="240" w:before="240" w:lineRule="auto"/>
        <w:rPr>
          <w:sz w:val="26"/>
          <w:szCs w:val="26"/>
        </w:rPr>
      </w:pPr>
      <w:r w:rsidDel="00000000" w:rsidR="00000000" w:rsidRPr="00000000">
        <w:rPr>
          <w:b w:val="1"/>
          <w:sz w:val="26"/>
          <w:szCs w:val="26"/>
          <w:rtl w:val="0"/>
        </w:rPr>
        <w:t xml:space="preserve">Step 10:</w:t>
      </w:r>
      <w:r w:rsidDel="00000000" w:rsidR="00000000" w:rsidRPr="00000000">
        <w:rPr>
          <w:sz w:val="26"/>
          <w:szCs w:val="26"/>
          <w:rtl w:val="0"/>
        </w:rPr>
        <w:t xml:space="preserve"> At last we must add 2 elements with value 3 at the end of the array.</w:t>
      </w:r>
    </w:p>
    <w:p w:rsidR="00000000" w:rsidDel="00000000" w:rsidP="00000000" w:rsidRDefault="00000000" w:rsidRPr="00000000" w14:paraId="00000152">
      <w:pPr>
        <w:widowControl w:val="0"/>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myArray = [0, 2, 2, 2, 3, 3]</w:t>
      </w:r>
    </w:p>
    <w:p w:rsidR="00000000" w:rsidDel="00000000" w:rsidP="00000000" w:rsidRDefault="00000000" w:rsidRPr="00000000" w14:paraId="00000153">
      <w:pPr>
        <w:widowControl w:val="0"/>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countArray = [ 0, 0, 0, 0]</w:t>
      </w:r>
    </w:p>
    <w:p w:rsidR="00000000" w:rsidDel="00000000" w:rsidP="00000000" w:rsidRDefault="00000000" w:rsidRPr="00000000" w14:paraId="00000154">
      <w:pPr>
        <w:widowControl w:val="0"/>
        <w:spacing w:after="240" w:before="240" w:lineRule="auto"/>
        <w:rPr>
          <w:sz w:val="26"/>
          <w:szCs w:val="26"/>
        </w:rPr>
      </w:pPr>
      <w:r w:rsidDel="00000000" w:rsidR="00000000" w:rsidRPr="00000000">
        <w:rPr>
          <w:sz w:val="26"/>
          <w:szCs w:val="26"/>
          <w:rtl w:val="0"/>
        </w:rPr>
        <w:t xml:space="preserve">Finally! The array is sorted.</w:t>
      </w:r>
    </w:p>
    <w:p w:rsidR="00000000" w:rsidDel="00000000" w:rsidP="00000000" w:rsidRDefault="00000000" w:rsidRPr="00000000" w14:paraId="00000155">
      <w:pPr>
        <w:pStyle w:val="Heading2"/>
        <w:keepNext w:val="0"/>
        <w:keepLines w:val="0"/>
        <w:widowControl w:val="0"/>
        <w:spacing w:after="80" w:lineRule="auto"/>
        <w:rPr>
          <w:b w:val="1"/>
          <w:sz w:val="34"/>
          <w:szCs w:val="34"/>
        </w:rPr>
      </w:pPr>
      <w:bookmarkStart w:colFirst="0" w:colLast="0" w:name="_km9zpjgyy2h7" w:id="22"/>
      <w:bookmarkEnd w:id="22"/>
      <w:r w:rsidDel="00000000" w:rsidR="00000000" w:rsidRPr="00000000">
        <w:rPr>
          <w:b w:val="1"/>
          <w:sz w:val="34"/>
          <w:szCs w:val="34"/>
          <w:rtl w:val="0"/>
        </w:rPr>
        <w:t xml:space="preserve">Implement Counting Sort in Python</w:t>
      </w:r>
    </w:p>
    <w:p w:rsidR="00000000" w:rsidDel="00000000" w:rsidP="00000000" w:rsidRDefault="00000000" w:rsidRPr="00000000" w14:paraId="00000156">
      <w:pPr>
        <w:widowControl w:val="0"/>
        <w:spacing w:after="240" w:before="240" w:lineRule="auto"/>
        <w:rPr>
          <w:sz w:val="26"/>
          <w:szCs w:val="26"/>
        </w:rPr>
      </w:pPr>
      <w:r w:rsidDel="00000000" w:rsidR="00000000" w:rsidRPr="00000000">
        <w:rPr>
          <w:sz w:val="26"/>
          <w:szCs w:val="26"/>
          <w:rtl w:val="0"/>
        </w:rPr>
        <w:t xml:space="preserve">To implement the Counting Sort algorithm in a Python program, we need:</w:t>
      </w:r>
    </w:p>
    <w:p w:rsidR="00000000" w:rsidDel="00000000" w:rsidP="00000000" w:rsidRDefault="00000000" w:rsidRPr="00000000" w14:paraId="00000157">
      <w:pPr>
        <w:widowControl w:val="0"/>
        <w:numPr>
          <w:ilvl w:val="0"/>
          <w:numId w:val="15"/>
        </w:numPr>
        <w:spacing w:after="0" w:afterAutospacing="0" w:before="240" w:lineRule="auto"/>
        <w:ind w:left="720" w:hanging="360"/>
        <w:rPr>
          <w:sz w:val="26"/>
          <w:szCs w:val="26"/>
        </w:rPr>
      </w:pPr>
      <w:r w:rsidDel="00000000" w:rsidR="00000000" w:rsidRPr="00000000">
        <w:rPr>
          <w:sz w:val="26"/>
          <w:szCs w:val="26"/>
          <w:rtl w:val="0"/>
        </w:rPr>
        <w:t xml:space="preserve">An array with values to sort.</w:t>
      </w:r>
    </w:p>
    <w:p w:rsidR="00000000" w:rsidDel="00000000" w:rsidP="00000000" w:rsidRDefault="00000000" w:rsidRPr="00000000" w14:paraId="00000158">
      <w:pPr>
        <w:widowControl w:val="0"/>
        <w:numPr>
          <w:ilvl w:val="0"/>
          <w:numId w:val="15"/>
        </w:numPr>
        <w:spacing w:after="0" w:afterAutospacing="0" w:before="0" w:beforeAutospacing="0" w:lineRule="auto"/>
        <w:ind w:left="720" w:hanging="360"/>
        <w:rPr>
          <w:sz w:val="26"/>
          <w:szCs w:val="26"/>
        </w:rPr>
      </w:pPr>
      <w:r w:rsidDel="00000000" w:rsidR="00000000" w:rsidRPr="00000000">
        <w:rPr>
          <w:sz w:val="26"/>
          <w:szCs w:val="26"/>
          <w:rtl w:val="0"/>
        </w:rPr>
        <w:t xml:space="preserve">A 'countingSort' method that receives an array of integers.</w:t>
      </w:r>
    </w:p>
    <w:p w:rsidR="00000000" w:rsidDel="00000000" w:rsidP="00000000" w:rsidRDefault="00000000" w:rsidRPr="00000000" w14:paraId="00000159">
      <w:pPr>
        <w:widowControl w:val="0"/>
        <w:numPr>
          <w:ilvl w:val="0"/>
          <w:numId w:val="15"/>
        </w:numPr>
        <w:spacing w:after="0" w:afterAutospacing="0" w:before="0" w:beforeAutospacing="0" w:lineRule="auto"/>
        <w:ind w:left="720" w:hanging="360"/>
        <w:rPr>
          <w:sz w:val="26"/>
          <w:szCs w:val="26"/>
        </w:rPr>
      </w:pPr>
      <w:r w:rsidDel="00000000" w:rsidR="00000000" w:rsidRPr="00000000">
        <w:rPr>
          <w:sz w:val="26"/>
          <w:szCs w:val="26"/>
          <w:rtl w:val="0"/>
        </w:rPr>
        <w:t xml:space="preserve">An array inside the method to keep count of the values.</w:t>
      </w:r>
    </w:p>
    <w:p w:rsidR="00000000" w:rsidDel="00000000" w:rsidP="00000000" w:rsidRDefault="00000000" w:rsidRPr="00000000" w14:paraId="0000015A">
      <w:pPr>
        <w:widowControl w:val="0"/>
        <w:numPr>
          <w:ilvl w:val="0"/>
          <w:numId w:val="15"/>
        </w:numPr>
        <w:spacing w:after="0" w:afterAutospacing="0" w:before="0" w:beforeAutospacing="0" w:lineRule="auto"/>
        <w:ind w:left="720" w:hanging="360"/>
        <w:rPr>
          <w:sz w:val="26"/>
          <w:szCs w:val="26"/>
        </w:rPr>
      </w:pPr>
      <w:r w:rsidDel="00000000" w:rsidR="00000000" w:rsidRPr="00000000">
        <w:rPr>
          <w:sz w:val="26"/>
          <w:szCs w:val="26"/>
          <w:rtl w:val="0"/>
        </w:rPr>
        <w:t xml:space="preserve">A loop inside the method that counts and removes values, by incrementing elements in the counting array.</w:t>
      </w:r>
    </w:p>
    <w:p w:rsidR="00000000" w:rsidDel="00000000" w:rsidP="00000000" w:rsidRDefault="00000000" w:rsidRPr="00000000" w14:paraId="0000015B">
      <w:pPr>
        <w:widowControl w:val="0"/>
        <w:numPr>
          <w:ilvl w:val="0"/>
          <w:numId w:val="15"/>
        </w:numPr>
        <w:spacing w:after="240" w:before="0" w:beforeAutospacing="0" w:lineRule="auto"/>
        <w:ind w:left="720" w:hanging="360"/>
        <w:rPr>
          <w:sz w:val="26"/>
          <w:szCs w:val="26"/>
        </w:rPr>
      </w:pPr>
      <w:r w:rsidDel="00000000" w:rsidR="00000000" w:rsidRPr="00000000">
        <w:rPr>
          <w:sz w:val="26"/>
          <w:szCs w:val="26"/>
          <w:rtl w:val="0"/>
        </w:rPr>
        <w:t xml:space="preserve">A loop inside the method that recreates the array by using the counting array, so that the elements appear in the right order.</w:t>
      </w:r>
    </w:p>
    <w:p w:rsidR="00000000" w:rsidDel="00000000" w:rsidP="00000000" w:rsidRDefault="00000000" w:rsidRPr="00000000" w14:paraId="0000015C">
      <w:pPr>
        <w:widowControl w:val="0"/>
        <w:spacing w:after="240" w:before="240" w:lineRule="auto"/>
        <w:rPr>
          <w:sz w:val="26"/>
          <w:szCs w:val="26"/>
        </w:rPr>
      </w:pPr>
      <w:r w:rsidDel="00000000" w:rsidR="00000000" w:rsidRPr="00000000">
        <w:rPr>
          <w:b w:val="1"/>
          <w:sz w:val="26"/>
          <w:szCs w:val="26"/>
          <w:rtl w:val="0"/>
        </w:rPr>
        <w:t xml:space="preserve">One more thing:</w:t>
      </w:r>
      <w:r w:rsidDel="00000000" w:rsidR="00000000" w:rsidRPr="00000000">
        <w:rPr>
          <w:sz w:val="26"/>
          <w:szCs w:val="26"/>
          <w:rtl w:val="0"/>
        </w:rPr>
        <w:t xml:space="preserve"> We need to find out what the highest value in the array is, so that the counting array can be created with the correct size. For example, if the highest value is 5, the counting array must be 6 elements in total, to be able count all possible non negative integers 0, 1, 2, 3, 4 and 5.</w:t>
      </w:r>
    </w:p>
    <w:p w:rsidR="00000000" w:rsidDel="00000000" w:rsidP="00000000" w:rsidRDefault="00000000" w:rsidRPr="00000000" w14:paraId="0000015D">
      <w:pPr>
        <w:widowControl w:val="0"/>
        <w:spacing w:after="240" w:before="240" w:lineRule="auto"/>
        <w:rPr>
          <w:sz w:val="26"/>
          <w:szCs w:val="26"/>
        </w:rPr>
      </w:pPr>
      <w:r w:rsidDel="00000000" w:rsidR="00000000" w:rsidRPr="00000000">
        <w:rPr>
          <w:sz w:val="26"/>
          <w:szCs w:val="26"/>
          <w:rtl w:val="0"/>
        </w:rPr>
        <w:t xml:space="preserve">The resulting code looks like this:</w:t>
      </w:r>
    </w:p>
    <w:tbl>
      <w:tblPr>
        <w:tblStyle w:val="Table9"/>
        <w:jc w:val="left"/>
        <w:tblLayout w:type="fixed"/>
        <w:tblLook w:val="0600"/>
      </w:tblPr>
      <w:tblGrid>
        <w:gridCol w:w="9360"/>
        <w:tblGridChange w:id="0">
          <w:tblGrid>
            <w:gridCol w:w="9360"/>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Fonts w:ascii="Consolas" w:cs="Consolas" w:eastAsia="Consolas" w:hAnsi="Consolas"/>
                <w:color w:val="955ae7"/>
                <w:sz w:val="26"/>
                <w:szCs w:val="26"/>
                <w:shd w:fill="efecf4" w:val="clear"/>
                <w:rtl w:val="0"/>
              </w:rPr>
              <w:t xml:space="preserve">def</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576ddb"/>
                <w:sz w:val="26"/>
                <w:szCs w:val="26"/>
                <w:shd w:fill="efecf4" w:val="clear"/>
                <w:rtl w:val="0"/>
              </w:rPr>
              <w:t xml:space="preserve">countingSort</w:t>
            </w:r>
            <w:r w:rsidDel="00000000" w:rsidR="00000000" w:rsidRPr="00000000">
              <w:rPr>
                <w:rFonts w:ascii="Consolas" w:cs="Consolas" w:eastAsia="Consolas" w:hAnsi="Consolas"/>
                <w:color w:val="aa573c"/>
                <w:sz w:val="26"/>
                <w:szCs w:val="26"/>
                <w:shd w:fill="efecf4" w:val="clear"/>
                <w:rtl w:val="0"/>
              </w:rPr>
              <w:t xml:space="preserve">(arr)</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max_val = max(arr)</w:t>
              <w:br w:type="textWrapping"/>
              <w:t xml:space="preserve">  count = [</w:t>
            </w:r>
            <w:r w:rsidDel="00000000" w:rsidR="00000000" w:rsidRPr="00000000">
              <w:rPr>
                <w:rFonts w:ascii="Consolas" w:cs="Consolas" w:eastAsia="Consolas" w:hAnsi="Consolas"/>
                <w:color w:val="aa573c"/>
                <w:sz w:val="26"/>
                <w:szCs w:val="26"/>
                <w:shd w:fill="efecf4" w:val="clear"/>
                <w:rtl w:val="0"/>
              </w:rPr>
              <w:t xml:space="preserve">0</w:t>
            </w:r>
            <w:r w:rsidDel="00000000" w:rsidR="00000000" w:rsidRPr="00000000">
              <w:rPr>
                <w:rFonts w:ascii="Consolas" w:cs="Consolas" w:eastAsia="Consolas" w:hAnsi="Consolas"/>
                <w:color w:val="585260"/>
                <w:sz w:val="26"/>
                <w:szCs w:val="26"/>
                <w:shd w:fill="efecf4" w:val="clear"/>
                <w:rtl w:val="0"/>
              </w:rPr>
              <w:t xml:space="preserve">] * (max_val + </w:t>
            </w:r>
            <w:r w:rsidDel="00000000" w:rsidR="00000000" w:rsidRPr="00000000">
              <w:rPr>
                <w:rFonts w:ascii="Consolas" w:cs="Consolas" w:eastAsia="Consolas" w:hAnsi="Consolas"/>
                <w:color w:val="aa573c"/>
                <w:sz w:val="26"/>
                <w:szCs w:val="26"/>
                <w:shd w:fill="efecf4" w:val="clear"/>
                <w:rtl w:val="0"/>
              </w:rPr>
              <w:t xml:space="preserve">1</w:t>
            </w:r>
            <w:r w:rsidDel="00000000" w:rsidR="00000000" w:rsidRPr="00000000">
              <w:rPr>
                <w:rFonts w:ascii="Consolas" w:cs="Consolas" w:eastAsia="Consolas" w:hAnsi="Consolas"/>
                <w:color w:val="585260"/>
                <w:sz w:val="26"/>
                <w:szCs w:val="26"/>
                <w:shd w:fill="efecf4" w:val="clear"/>
                <w:rtl w:val="0"/>
              </w:rPr>
              <w:t xml:space="preserve">)</w:t>
              <w:br w:type="textWrapping"/>
              <w:br w:type="textWrapping"/>
              <w:t xml:space="preserve">  </w:t>
            </w:r>
            <w:r w:rsidDel="00000000" w:rsidR="00000000" w:rsidRPr="00000000">
              <w:rPr>
                <w:rFonts w:ascii="Consolas" w:cs="Consolas" w:eastAsia="Consolas" w:hAnsi="Consolas"/>
                <w:color w:val="955ae7"/>
                <w:sz w:val="26"/>
                <w:szCs w:val="26"/>
                <w:shd w:fill="efecf4" w:val="clear"/>
                <w:rtl w:val="0"/>
              </w:rPr>
              <w:t xml:space="preserve">while</w:t>
            </w:r>
            <w:r w:rsidDel="00000000" w:rsidR="00000000" w:rsidRPr="00000000">
              <w:rPr>
                <w:rFonts w:ascii="Consolas" w:cs="Consolas" w:eastAsia="Consolas" w:hAnsi="Consolas"/>
                <w:color w:val="585260"/>
                <w:sz w:val="26"/>
                <w:szCs w:val="26"/>
                <w:shd w:fill="efecf4" w:val="clear"/>
                <w:rtl w:val="0"/>
              </w:rPr>
              <w:t xml:space="preserve"> len(arr) &gt; </w:t>
            </w:r>
            <w:r w:rsidDel="00000000" w:rsidR="00000000" w:rsidRPr="00000000">
              <w:rPr>
                <w:rFonts w:ascii="Consolas" w:cs="Consolas" w:eastAsia="Consolas" w:hAnsi="Consolas"/>
                <w:color w:val="aa573c"/>
                <w:sz w:val="26"/>
                <w:szCs w:val="26"/>
                <w:shd w:fill="efecf4" w:val="clear"/>
                <w:rtl w:val="0"/>
              </w:rPr>
              <w:t xml:space="preserve">0</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num = arr.pop(</w:t>
            </w:r>
            <w:r w:rsidDel="00000000" w:rsidR="00000000" w:rsidRPr="00000000">
              <w:rPr>
                <w:rFonts w:ascii="Consolas" w:cs="Consolas" w:eastAsia="Consolas" w:hAnsi="Consolas"/>
                <w:color w:val="aa573c"/>
                <w:sz w:val="26"/>
                <w:szCs w:val="26"/>
                <w:shd w:fill="efecf4" w:val="clear"/>
                <w:rtl w:val="0"/>
              </w:rPr>
              <w:t xml:space="preserve">0</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count[num] += </w:t>
            </w:r>
            <w:r w:rsidDel="00000000" w:rsidR="00000000" w:rsidRPr="00000000">
              <w:rPr>
                <w:rFonts w:ascii="Consolas" w:cs="Consolas" w:eastAsia="Consolas" w:hAnsi="Consolas"/>
                <w:color w:val="aa573c"/>
                <w:sz w:val="26"/>
                <w:szCs w:val="26"/>
                <w:shd w:fill="efecf4" w:val="clear"/>
                <w:rtl w:val="0"/>
              </w:rPr>
              <w:t xml:space="preserve">1</w:t>
            </w:r>
            <w:r w:rsidDel="00000000" w:rsidR="00000000" w:rsidRPr="00000000">
              <w:rPr>
                <w:rFonts w:ascii="Consolas" w:cs="Consolas" w:eastAsia="Consolas" w:hAnsi="Consolas"/>
                <w:color w:val="585260"/>
                <w:sz w:val="26"/>
                <w:szCs w:val="26"/>
                <w:shd w:fill="efecf4" w:val="clear"/>
                <w:rtl w:val="0"/>
              </w:rPr>
              <w:br w:type="textWrapping"/>
              <w:br w:type="textWrapping"/>
              <w:t xml:space="preserve">  </w:t>
            </w:r>
            <w:r w:rsidDel="00000000" w:rsidR="00000000" w:rsidRPr="00000000">
              <w:rPr>
                <w:rFonts w:ascii="Consolas" w:cs="Consolas" w:eastAsia="Consolas" w:hAnsi="Consolas"/>
                <w:color w:val="955ae7"/>
                <w:sz w:val="26"/>
                <w:szCs w:val="26"/>
                <w:shd w:fill="efecf4" w:val="clear"/>
                <w:rtl w:val="0"/>
              </w:rPr>
              <w:t xml:space="preserve">for</w:t>
            </w:r>
            <w:r w:rsidDel="00000000" w:rsidR="00000000" w:rsidRPr="00000000">
              <w:rPr>
                <w:rFonts w:ascii="Consolas" w:cs="Consolas" w:eastAsia="Consolas" w:hAnsi="Consolas"/>
                <w:color w:val="585260"/>
                <w:sz w:val="26"/>
                <w:szCs w:val="26"/>
                <w:shd w:fill="efecf4" w:val="clear"/>
                <w:rtl w:val="0"/>
              </w:rPr>
              <w:t xml:space="preserve"> i </w:t>
            </w:r>
            <w:r w:rsidDel="00000000" w:rsidR="00000000" w:rsidRPr="00000000">
              <w:rPr>
                <w:rFonts w:ascii="Consolas" w:cs="Consolas" w:eastAsia="Consolas" w:hAnsi="Consolas"/>
                <w:color w:val="955ae7"/>
                <w:sz w:val="26"/>
                <w:szCs w:val="26"/>
                <w:shd w:fill="efecf4" w:val="clear"/>
                <w:rtl w:val="0"/>
              </w:rPr>
              <w:t xml:space="preserve">in</w:t>
            </w:r>
            <w:r w:rsidDel="00000000" w:rsidR="00000000" w:rsidRPr="00000000">
              <w:rPr>
                <w:rFonts w:ascii="Consolas" w:cs="Consolas" w:eastAsia="Consolas" w:hAnsi="Consolas"/>
                <w:color w:val="585260"/>
                <w:sz w:val="26"/>
                <w:szCs w:val="26"/>
                <w:shd w:fill="efecf4" w:val="clear"/>
                <w:rtl w:val="0"/>
              </w:rPr>
              <w:t xml:space="preserve"> range(len(count)):</w:t>
              <w:br w:type="textWrapping"/>
              <w:t xml:space="preserve">    </w:t>
            </w:r>
            <w:r w:rsidDel="00000000" w:rsidR="00000000" w:rsidRPr="00000000">
              <w:rPr>
                <w:rFonts w:ascii="Consolas" w:cs="Consolas" w:eastAsia="Consolas" w:hAnsi="Consolas"/>
                <w:color w:val="955ae7"/>
                <w:sz w:val="26"/>
                <w:szCs w:val="26"/>
                <w:shd w:fill="efecf4" w:val="clear"/>
                <w:rtl w:val="0"/>
              </w:rPr>
              <w:t xml:space="preserve">while</w:t>
            </w:r>
            <w:r w:rsidDel="00000000" w:rsidR="00000000" w:rsidRPr="00000000">
              <w:rPr>
                <w:rFonts w:ascii="Consolas" w:cs="Consolas" w:eastAsia="Consolas" w:hAnsi="Consolas"/>
                <w:color w:val="585260"/>
                <w:sz w:val="26"/>
                <w:szCs w:val="26"/>
                <w:shd w:fill="efecf4" w:val="clear"/>
                <w:rtl w:val="0"/>
              </w:rPr>
              <w:t xml:space="preserve"> count[i] &gt; </w:t>
            </w:r>
            <w:r w:rsidDel="00000000" w:rsidR="00000000" w:rsidRPr="00000000">
              <w:rPr>
                <w:rFonts w:ascii="Consolas" w:cs="Consolas" w:eastAsia="Consolas" w:hAnsi="Consolas"/>
                <w:color w:val="aa573c"/>
                <w:sz w:val="26"/>
                <w:szCs w:val="26"/>
                <w:shd w:fill="efecf4" w:val="clear"/>
                <w:rtl w:val="0"/>
              </w:rPr>
              <w:t xml:space="preserve">0</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arr.append(i)</w:t>
              <w:br w:type="textWrapping"/>
              <w:t xml:space="preserve">      count[i] -= </w:t>
            </w:r>
            <w:r w:rsidDel="00000000" w:rsidR="00000000" w:rsidRPr="00000000">
              <w:rPr>
                <w:rFonts w:ascii="Consolas" w:cs="Consolas" w:eastAsia="Consolas" w:hAnsi="Consolas"/>
                <w:color w:val="aa573c"/>
                <w:sz w:val="26"/>
                <w:szCs w:val="26"/>
                <w:shd w:fill="efecf4" w:val="clear"/>
                <w:rtl w:val="0"/>
              </w:rPr>
              <w:t xml:space="preserve">1</w:t>
            </w:r>
            <w:r w:rsidDel="00000000" w:rsidR="00000000" w:rsidRPr="00000000">
              <w:rPr>
                <w:rFonts w:ascii="Consolas" w:cs="Consolas" w:eastAsia="Consolas" w:hAnsi="Consolas"/>
                <w:color w:val="585260"/>
                <w:sz w:val="26"/>
                <w:szCs w:val="26"/>
                <w:shd w:fill="efecf4" w:val="clear"/>
                <w:rtl w:val="0"/>
              </w:rPr>
              <w:br w:type="textWrapping"/>
              <w:br w:type="textWrapping"/>
              <w:t xml:space="preserve">  </w:t>
            </w:r>
            <w:r w:rsidDel="00000000" w:rsidR="00000000" w:rsidRPr="00000000">
              <w:rPr>
                <w:rFonts w:ascii="Consolas" w:cs="Consolas" w:eastAsia="Consolas" w:hAnsi="Consolas"/>
                <w:color w:val="955ae7"/>
                <w:sz w:val="26"/>
                <w:szCs w:val="26"/>
                <w:shd w:fill="efecf4" w:val="clear"/>
                <w:rtl w:val="0"/>
              </w:rPr>
              <w:t xml:space="preserve">return</w:t>
            </w:r>
            <w:r w:rsidDel="00000000" w:rsidR="00000000" w:rsidRPr="00000000">
              <w:rPr>
                <w:rFonts w:ascii="Consolas" w:cs="Consolas" w:eastAsia="Consolas" w:hAnsi="Consolas"/>
                <w:color w:val="585260"/>
                <w:sz w:val="26"/>
                <w:szCs w:val="26"/>
                <w:shd w:fill="efecf4" w:val="clear"/>
                <w:rtl w:val="0"/>
              </w:rPr>
              <w:t xml:space="preserve"> arr</w:t>
              <w:br w:type="textWrapping"/>
              <w:br w:type="textWrapping"/>
              <w:t xml:space="preserve">mylist = [</w:t>
            </w:r>
            <w:r w:rsidDel="00000000" w:rsidR="00000000" w:rsidRPr="00000000">
              <w:rPr>
                <w:rFonts w:ascii="Consolas" w:cs="Consolas" w:eastAsia="Consolas" w:hAnsi="Consolas"/>
                <w:color w:val="aa573c"/>
                <w:sz w:val="26"/>
                <w:szCs w:val="26"/>
                <w:shd w:fill="efecf4" w:val="clear"/>
                <w:rtl w:val="0"/>
              </w:rPr>
              <w:t xml:space="preserve">4</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aa573c"/>
                <w:sz w:val="26"/>
                <w:szCs w:val="26"/>
                <w:shd w:fill="efecf4" w:val="clear"/>
                <w:rtl w:val="0"/>
              </w:rPr>
              <w:t xml:space="preserve">2</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aa573c"/>
                <w:sz w:val="26"/>
                <w:szCs w:val="26"/>
                <w:shd w:fill="efecf4" w:val="clear"/>
                <w:rtl w:val="0"/>
              </w:rPr>
              <w:t xml:space="preserve">2</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aa573c"/>
                <w:sz w:val="26"/>
                <w:szCs w:val="26"/>
                <w:shd w:fill="efecf4" w:val="clear"/>
                <w:rtl w:val="0"/>
              </w:rPr>
              <w:t xml:space="preserve">6</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aa573c"/>
                <w:sz w:val="26"/>
                <w:szCs w:val="26"/>
                <w:shd w:fill="efecf4" w:val="clear"/>
                <w:rtl w:val="0"/>
              </w:rPr>
              <w:t xml:space="preserve">3</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aa573c"/>
                <w:sz w:val="26"/>
                <w:szCs w:val="26"/>
                <w:shd w:fill="efecf4" w:val="clear"/>
                <w:rtl w:val="0"/>
              </w:rPr>
              <w:t xml:space="preserve">3</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aa573c"/>
                <w:sz w:val="26"/>
                <w:szCs w:val="26"/>
                <w:shd w:fill="efecf4" w:val="clear"/>
                <w:rtl w:val="0"/>
              </w:rPr>
              <w:t xml:space="preserve">1</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aa573c"/>
                <w:sz w:val="26"/>
                <w:szCs w:val="26"/>
                <w:shd w:fill="efecf4" w:val="clear"/>
                <w:rtl w:val="0"/>
              </w:rPr>
              <w:t xml:space="preserve">6</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aa573c"/>
                <w:sz w:val="26"/>
                <w:szCs w:val="26"/>
                <w:shd w:fill="efecf4" w:val="clear"/>
                <w:rtl w:val="0"/>
              </w:rPr>
              <w:t xml:space="preserve">5</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aa573c"/>
                <w:sz w:val="26"/>
                <w:szCs w:val="26"/>
                <w:shd w:fill="efecf4" w:val="clear"/>
                <w:rtl w:val="0"/>
              </w:rPr>
              <w:t xml:space="preserve">2</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aa573c"/>
                <w:sz w:val="26"/>
                <w:szCs w:val="26"/>
                <w:shd w:fill="efecf4" w:val="clear"/>
                <w:rtl w:val="0"/>
              </w:rPr>
              <w:t xml:space="preserve">3</w:t>
            </w:r>
            <w:r w:rsidDel="00000000" w:rsidR="00000000" w:rsidRPr="00000000">
              <w:rPr>
                <w:rFonts w:ascii="Consolas" w:cs="Consolas" w:eastAsia="Consolas" w:hAnsi="Consolas"/>
                <w:color w:val="585260"/>
                <w:sz w:val="26"/>
                <w:szCs w:val="26"/>
                <w:shd w:fill="efecf4" w:val="clear"/>
                <w:rtl w:val="0"/>
              </w:rPr>
              <w:t xml:space="preserve">]</w:t>
              <w:br w:type="textWrapping"/>
              <w:t xml:space="preserve">mysortedlist = countingSort(mylist)</w:t>
              <w:br w:type="textWrapping"/>
              <w:t xml:space="preserve">print(mysortedlist)</w:t>
            </w:r>
            <w:r w:rsidDel="00000000" w:rsidR="00000000" w:rsidRPr="00000000">
              <w:rPr>
                <w:rtl w:val="0"/>
              </w:rPr>
            </w:r>
          </w:p>
        </w:tc>
      </w:tr>
    </w:tbl>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161">
      <w:pPr>
        <w:pStyle w:val="Heading1"/>
        <w:keepNext w:val="0"/>
        <w:keepLines w:val="0"/>
        <w:widowControl w:val="0"/>
        <w:spacing w:before="480" w:lineRule="auto"/>
        <w:rPr>
          <w:b w:val="1"/>
          <w:sz w:val="46"/>
          <w:szCs w:val="46"/>
        </w:rPr>
      </w:pPr>
      <w:bookmarkStart w:colFirst="0" w:colLast="0" w:name="_sqwux217fxra" w:id="23"/>
      <w:bookmarkEnd w:id="23"/>
      <w:r w:rsidDel="00000000" w:rsidR="00000000" w:rsidRPr="00000000">
        <w:rPr>
          <w:b w:val="1"/>
          <w:sz w:val="46"/>
          <w:szCs w:val="46"/>
          <w:rtl w:val="0"/>
        </w:rPr>
        <w:t xml:space="preserve">Radix Sort with Python</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163">
      <w:pPr>
        <w:pStyle w:val="Heading2"/>
        <w:keepNext w:val="0"/>
        <w:keepLines w:val="0"/>
        <w:widowControl w:val="0"/>
        <w:spacing w:after="80" w:lineRule="auto"/>
        <w:rPr>
          <w:b w:val="1"/>
          <w:sz w:val="34"/>
          <w:szCs w:val="34"/>
        </w:rPr>
      </w:pPr>
      <w:bookmarkStart w:colFirst="0" w:colLast="0" w:name="_tf9gc9qy61bf" w:id="24"/>
      <w:bookmarkEnd w:id="24"/>
      <w:r w:rsidDel="00000000" w:rsidR="00000000" w:rsidRPr="00000000">
        <w:rPr>
          <w:b w:val="1"/>
          <w:sz w:val="34"/>
          <w:szCs w:val="34"/>
          <w:rtl w:val="0"/>
        </w:rPr>
        <w:t xml:space="preserve">Radix Sort</w:t>
      </w:r>
    </w:p>
    <w:p w:rsidR="00000000" w:rsidDel="00000000" w:rsidP="00000000" w:rsidRDefault="00000000" w:rsidRPr="00000000" w14:paraId="00000164">
      <w:pPr>
        <w:widowControl w:val="0"/>
        <w:spacing w:after="240" w:before="240" w:lineRule="auto"/>
        <w:rPr>
          <w:sz w:val="26"/>
          <w:szCs w:val="26"/>
        </w:rPr>
      </w:pPr>
      <w:r w:rsidDel="00000000" w:rsidR="00000000" w:rsidRPr="00000000">
        <w:rPr>
          <w:sz w:val="26"/>
          <w:szCs w:val="26"/>
          <w:rtl w:val="0"/>
        </w:rPr>
        <w:t xml:space="preserve">The Radix Sort algorithm sorts an array by individual digits, starting with the least significant digit (the rightmost one).</w:t>
      </w:r>
    </w:p>
    <w:p w:rsidR="00000000" w:rsidDel="00000000" w:rsidP="00000000" w:rsidRDefault="00000000" w:rsidRPr="00000000" w14:paraId="00000165">
      <w:pPr>
        <w:widowControl w:val="0"/>
        <w:spacing w:after="240" w:before="240" w:lineRule="auto"/>
        <w:rPr>
          <w:b w:val="1"/>
          <w:sz w:val="26"/>
          <w:szCs w:val="26"/>
        </w:rPr>
      </w:pPr>
      <w:r w:rsidDel="00000000" w:rsidR="00000000" w:rsidRPr="00000000">
        <w:rPr>
          <w:b w:val="1"/>
          <w:sz w:val="26"/>
          <w:szCs w:val="26"/>
          <w:rtl w:val="0"/>
        </w:rPr>
        <w:t xml:space="preserve">How it works:</w:t>
      </w:r>
    </w:p>
    <w:p w:rsidR="00000000" w:rsidDel="00000000" w:rsidP="00000000" w:rsidRDefault="00000000" w:rsidRPr="00000000" w14:paraId="00000166">
      <w:pPr>
        <w:widowControl w:val="0"/>
        <w:numPr>
          <w:ilvl w:val="0"/>
          <w:numId w:val="3"/>
        </w:numPr>
        <w:spacing w:after="0" w:afterAutospacing="0" w:before="240" w:lineRule="auto"/>
        <w:ind w:left="720" w:hanging="360"/>
        <w:rPr>
          <w:sz w:val="26"/>
          <w:szCs w:val="26"/>
        </w:rPr>
      </w:pPr>
      <w:r w:rsidDel="00000000" w:rsidR="00000000" w:rsidRPr="00000000">
        <w:rPr>
          <w:sz w:val="26"/>
          <w:szCs w:val="26"/>
          <w:rtl w:val="0"/>
        </w:rPr>
        <w:t xml:space="preserve">Start with the least significant digit (rightmost digit).</w:t>
      </w:r>
    </w:p>
    <w:p w:rsidR="00000000" w:rsidDel="00000000" w:rsidP="00000000" w:rsidRDefault="00000000" w:rsidRPr="00000000" w14:paraId="00000167">
      <w:pPr>
        <w:widowControl w:val="0"/>
        <w:numPr>
          <w:ilvl w:val="0"/>
          <w:numId w:val="3"/>
        </w:numPr>
        <w:spacing w:after="0" w:afterAutospacing="0" w:before="0" w:beforeAutospacing="0" w:lineRule="auto"/>
        <w:ind w:left="720" w:hanging="360"/>
        <w:rPr>
          <w:sz w:val="26"/>
          <w:szCs w:val="26"/>
        </w:rPr>
      </w:pPr>
      <w:r w:rsidDel="00000000" w:rsidR="00000000" w:rsidRPr="00000000">
        <w:rPr>
          <w:sz w:val="26"/>
          <w:szCs w:val="26"/>
          <w:rtl w:val="0"/>
        </w:rPr>
        <w:t xml:space="preserve">Sort the values based on the digit in focus by first putting the values in the correct bucket based on the digit in focus, and then put them back into array in the correct order.</w:t>
      </w:r>
    </w:p>
    <w:p w:rsidR="00000000" w:rsidDel="00000000" w:rsidP="00000000" w:rsidRDefault="00000000" w:rsidRPr="00000000" w14:paraId="00000168">
      <w:pPr>
        <w:widowControl w:val="0"/>
        <w:numPr>
          <w:ilvl w:val="0"/>
          <w:numId w:val="3"/>
        </w:numPr>
        <w:spacing w:after="240" w:before="0" w:beforeAutospacing="0" w:lineRule="auto"/>
        <w:ind w:left="720" w:hanging="360"/>
        <w:rPr>
          <w:sz w:val="26"/>
          <w:szCs w:val="26"/>
        </w:rPr>
      </w:pPr>
      <w:r w:rsidDel="00000000" w:rsidR="00000000" w:rsidRPr="00000000">
        <w:rPr>
          <w:sz w:val="26"/>
          <w:szCs w:val="26"/>
          <w:rtl w:val="0"/>
        </w:rPr>
        <w:t xml:space="preserve">Move to the next digit, and sort again, like in the step above, until there are no digits left.</w:t>
      </w:r>
    </w:p>
    <w:p w:rsidR="00000000" w:rsidDel="00000000" w:rsidP="00000000" w:rsidRDefault="00000000" w:rsidRPr="00000000" w14:paraId="00000169">
      <w:pPr>
        <w:widowControl w:val="0"/>
        <w:spacing w:after="240" w:lineRule="auto"/>
        <w:rPr>
          <w:b w:val="1"/>
          <w:sz w:val="26"/>
          <w:szCs w:val="26"/>
        </w:rPr>
      </w:pPr>
      <w:r w:rsidDel="00000000" w:rsidR="00000000" w:rsidRPr="00000000">
        <w:rPr>
          <w:b w:val="1"/>
          <w:sz w:val="26"/>
          <w:szCs w:val="26"/>
          <w:rtl w:val="0"/>
        </w:rPr>
        <w:t xml:space="preserve">Stable Sorting in Radix Sort</w:t>
      </w:r>
    </w:p>
    <w:p w:rsidR="00000000" w:rsidDel="00000000" w:rsidP="00000000" w:rsidRDefault="00000000" w:rsidRPr="00000000" w14:paraId="0000016A">
      <w:pPr>
        <w:widowControl w:val="0"/>
        <w:spacing w:after="240" w:before="240" w:lineRule="auto"/>
        <w:rPr>
          <w:sz w:val="26"/>
          <w:szCs w:val="26"/>
        </w:rPr>
      </w:pPr>
      <w:r w:rsidDel="00000000" w:rsidR="00000000" w:rsidRPr="00000000">
        <w:rPr>
          <w:sz w:val="26"/>
          <w:szCs w:val="26"/>
          <w:rtl w:val="0"/>
        </w:rPr>
        <w:t xml:space="preserve">Radix Sort needs to be </w:t>
      </w:r>
      <w:r w:rsidDel="00000000" w:rsidR="00000000" w:rsidRPr="00000000">
        <w:rPr>
          <w:b w:val="1"/>
          <w:sz w:val="26"/>
          <w:szCs w:val="26"/>
          <w:rtl w:val="0"/>
        </w:rPr>
        <w:t xml:space="preserve">stable</w:t>
      </w:r>
      <w:r w:rsidDel="00000000" w:rsidR="00000000" w:rsidRPr="00000000">
        <w:rPr>
          <w:sz w:val="26"/>
          <w:szCs w:val="26"/>
          <w:rtl w:val="0"/>
        </w:rPr>
        <w:t xml:space="preserve"> to work correctly. A </w:t>
      </w:r>
      <w:r w:rsidDel="00000000" w:rsidR="00000000" w:rsidRPr="00000000">
        <w:rPr>
          <w:i w:val="1"/>
          <w:sz w:val="26"/>
          <w:szCs w:val="26"/>
          <w:rtl w:val="0"/>
        </w:rPr>
        <w:t xml:space="preserve">stable sorting algorithm</w:t>
      </w:r>
      <w:r w:rsidDel="00000000" w:rsidR="00000000" w:rsidRPr="00000000">
        <w:rPr>
          <w:sz w:val="26"/>
          <w:szCs w:val="26"/>
          <w:rtl w:val="0"/>
        </w:rPr>
        <w:t xml:space="preserve"> keeps the order of equal elements the same before and after sorting.</w:t>
      </w:r>
    </w:p>
    <w:p w:rsidR="00000000" w:rsidDel="00000000" w:rsidP="00000000" w:rsidRDefault="00000000" w:rsidRPr="00000000" w14:paraId="0000016B">
      <w:pPr>
        <w:widowControl w:val="0"/>
        <w:spacing w:after="240" w:before="240" w:lineRule="auto"/>
        <w:rPr>
          <w:sz w:val="26"/>
          <w:szCs w:val="26"/>
        </w:rPr>
      </w:pPr>
      <w:r w:rsidDel="00000000" w:rsidR="00000000" w:rsidRPr="00000000">
        <w:rPr>
          <w:sz w:val="26"/>
          <w:szCs w:val="26"/>
          <w:rtl w:val="0"/>
        </w:rPr>
        <w:t xml:space="preserve">For example, if "K" and "L" both have the value 3, and "K" comes before "L" in the original list, a stable sort will keep "K" before "L" in the final sorted list.</w:t>
      </w:r>
    </w:p>
    <w:p w:rsidR="00000000" w:rsidDel="00000000" w:rsidP="00000000" w:rsidRDefault="00000000" w:rsidRPr="00000000" w14:paraId="0000016C">
      <w:pPr>
        <w:widowControl w:val="0"/>
        <w:spacing w:after="240" w:before="240" w:lineRule="auto"/>
        <w:rPr>
          <w:sz w:val="26"/>
          <w:szCs w:val="26"/>
        </w:rPr>
      </w:pPr>
      <w:r w:rsidDel="00000000" w:rsidR="00000000" w:rsidRPr="00000000">
        <w:rPr>
          <w:sz w:val="26"/>
          <w:szCs w:val="26"/>
          <w:rtl w:val="0"/>
        </w:rPr>
        <w:t xml:space="preserve">This is important in Radix Sort because it sorts numbers one digit at a time. After sorting by one digit (like the units place), we move to the next digit (like the tens place). If the sort is not stable, the order from the previous step can get messed up, and the final result will be wrong.</w:t>
      </w:r>
    </w:p>
    <w:p w:rsidR="00000000" w:rsidDel="00000000" w:rsidP="00000000" w:rsidRDefault="00000000" w:rsidRPr="00000000" w14:paraId="0000016D">
      <w:pPr>
        <w:widowControl w:val="0"/>
        <w:spacing w:after="240" w:before="240" w:lineRule="auto"/>
        <w:rPr>
          <w:sz w:val="26"/>
          <w:szCs w:val="26"/>
        </w:rPr>
      </w:pPr>
      <w:r w:rsidDel="00000000" w:rsidR="00000000" w:rsidRPr="00000000">
        <w:rPr>
          <w:sz w:val="26"/>
          <w:szCs w:val="26"/>
          <w:rtl w:val="0"/>
        </w:rPr>
        <w:t xml:space="preserve">In simulations, you can see how stable sorting works. If we sort in an </w:t>
      </w:r>
      <w:r w:rsidDel="00000000" w:rsidR="00000000" w:rsidRPr="00000000">
        <w:rPr>
          <w:b w:val="1"/>
          <w:sz w:val="26"/>
          <w:szCs w:val="26"/>
          <w:rtl w:val="0"/>
        </w:rPr>
        <w:t xml:space="preserve">unstable</w:t>
      </w:r>
      <w:r w:rsidDel="00000000" w:rsidR="00000000" w:rsidRPr="00000000">
        <w:rPr>
          <w:sz w:val="26"/>
          <w:szCs w:val="26"/>
          <w:rtl w:val="0"/>
        </w:rPr>
        <w:t xml:space="preserve"> way—like putting items into buckets from the end of the array—it can lead to incorrect results.</w:t>
      </w:r>
    </w:p>
    <w:p w:rsidR="00000000" w:rsidDel="00000000" w:rsidP="00000000" w:rsidRDefault="00000000" w:rsidRPr="00000000" w14:paraId="0000016E">
      <w:pPr>
        <w:pStyle w:val="Heading2"/>
        <w:keepNext w:val="0"/>
        <w:keepLines w:val="0"/>
        <w:widowControl w:val="0"/>
        <w:spacing w:after="80" w:lineRule="auto"/>
        <w:rPr>
          <w:b w:val="1"/>
          <w:sz w:val="34"/>
          <w:szCs w:val="34"/>
        </w:rPr>
      </w:pPr>
      <w:bookmarkStart w:colFirst="0" w:colLast="0" w:name="_393jzi7jpaw8" w:id="25"/>
      <w:bookmarkEnd w:id="25"/>
      <w:r w:rsidDel="00000000" w:rsidR="00000000" w:rsidRPr="00000000">
        <w:rPr>
          <w:b w:val="1"/>
          <w:sz w:val="34"/>
          <w:szCs w:val="34"/>
          <w:rtl w:val="0"/>
        </w:rPr>
        <w:t xml:space="preserve">Manual Run Through</w:t>
      </w:r>
    </w:p>
    <w:p w:rsidR="00000000" w:rsidDel="00000000" w:rsidP="00000000" w:rsidRDefault="00000000" w:rsidRPr="00000000" w14:paraId="0000016F">
      <w:pPr>
        <w:widowControl w:val="0"/>
        <w:spacing w:after="240" w:before="240" w:lineRule="auto"/>
        <w:rPr>
          <w:sz w:val="26"/>
          <w:szCs w:val="26"/>
        </w:rPr>
      </w:pPr>
      <w:r w:rsidDel="00000000" w:rsidR="00000000" w:rsidRPr="00000000">
        <w:rPr>
          <w:sz w:val="26"/>
          <w:szCs w:val="26"/>
          <w:rtl w:val="0"/>
        </w:rPr>
        <w:t xml:space="preserve">Let's try to do the sorting manually, just to get an even better understanding of how Radix Sort works before actually implementing it in a programming language.</w:t>
      </w:r>
    </w:p>
    <w:p w:rsidR="00000000" w:rsidDel="00000000" w:rsidP="00000000" w:rsidRDefault="00000000" w:rsidRPr="00000000" w14:paraId="00000170">
      <w:pPr>
        <w:widowControl w:val="0"/>
        <w:spacing w:after="240" w:before="240" w:lineRule="auto"/>
        <w:rPr>
          <w:sz w:val="26"/>
          <w:szCs w:val="26"/>
        </w:rPr>
      </w:pPr>
      <w:r w:rsidDel="00000000" w:rsidR="00000000" w:rsidRPr="00000000">
        <w:rPr>
          <w:b w:val="1"/>
          <w:sz w:val="26"/>
          <w:szCs w:val="26"/>
          <w:rtl w:val="0"/>
        </w:rPr>
        <w:t xml:space="preserve">Step 1:</w:t>
      </w:r>
      <w:r w:rsidDel="00000000" w:rsidR="00000000" w:rsidRPr="00000000">
        <w:rPr>
          <w:sz w:val="26"/>
          <w:szCs w:val="26"/>
          <w:rtl w:val="0"/>
        </w:rPr>
        <w:t xml:space="preserve"> We start with an unsorted array, and an empty array to fit values with corresponding radices 0 till 9.</w:t>
      </w:r>
    </w:p>
    <w:p w:rsidR="00000000" w:rsidDel="00000000" w:rsidP="00000000" w:rsidRDefault="00000000" w:rsidRPr="00000000" w14:paraId="00000171">
      <w:pPr>
        <w:widowControl w:val="0"/>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myArray = [ 33, 45, 40, 25, 17, 24]</w:t>
      </w:r>
    </w:p>
    <w:p w:rsidR="00000000" w:rsidDel="00000000" w:rsidP="00000000" w:rsidRDefault="00000000" w:rsidRPr="00000000" w14:paraId="00000172">
      <w:pPr>
        <w:widowControl w:val="0"/>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radixArray = [ [], [], [], [], [], [], [], [], [], [] ]</w:t>
      </w:r>
    </w:p>
    <w:p w:rsidR="00000000" w:rsidDel="00000000" w:rsidP="00000000" w:rsidRDefault="00000000" w:rsidRPr="00000000" w14:paraId="00000173">
      <w:pPr>
        <w:widowControl w:val="0"/>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widowControl w:val="0"/>
        <w:spacing w:after="240" w:before="240" w:lineRule="auto"/>
        <w:rPr>
          <w:sz w:val="26"/>
          <w:szCs w:val="26"/>
        </w:rPr>
      </w:pPr>
      <w:r w:rsidDel="00000000" w:rsidR="00000000" w:rsidRPr="00000000">
        <w:rPr>
          <w:b w:val="1"/>
          <w:sz w:val="26"/>
          <w:szCs w:val="26"/>
          <w:rtl w:val="0"/>
        </w:rPr>
        <w:t xml:space="preserve">Step 2:</w:t>
      </w:r>
      <w:r w:rsidDel="00000000" w:rsidR="00000000" w:rsidRPr="00000000">
        <w:rPr>
          <w:sz w:val="26"/>
          <w:szCs w:val="26"/>
          <w:rtl w:val="0"/>
        </w:rPr>
        <w:t xml:space="preserve"> We start sorting by focusing on the least significant digit.</w:t>
      </w:r>
    </w:p>
    <w:p w:rsidR="00000000" w:rsidDel="00000000" w:rsidP="00000000" w:rsidRDefault="00000000" w:rsidRPr="00000000" w14:paraId="00000175">
      <w:pPr>
        <w:widowControl w:val="0"/>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myArray = [ 33, 45, 40, 25, 17, 24]</w:t>
      </w:r>
    </w:p>
    <w:p w:rsidR="00000000" w:rsidDel="00000000" w:rsidP="00000000" w:rsidRDefault="00000000" w:rsidRPr="00000000" w14:paraId="00000176">
      <w:pPr>
        <w:widowControl w:val="0"/>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radixArray = [ [], [], [], [], [], [], [], [], [], [] ]</w:t>
      </w:r>
    </w:p>
    <w:p w:rsidR="00000000" w:rsidDel="00000000" w:rsidP="00000000" w:rsidRDefault="00000000" w:rsidRPr="00000000" w14:paraId="00000177">
      <w:pPr>
        <w:widowControl w:val="0"/>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widowControl w:val="0"/>
        <w:spacing w:after="240" w:before="240" w:lineRule="auto"/>
        <w:rPr>
          <w:sz w:val="26"/>
          <w:szCs w:val="26"/>
        </w:rPr>
      </w:pPr>
      <w:r w:rsidDel="00000000" w:rsidR="00000000" w:rsidRPr="00000000">
        <w:rPr>
          <w:b w:val="1"/>
          <w:sz w:val="26"/>
          <w:szCs w:val="26"/>
          <w:rtl w:val="0"/>
        </w:rPr>
        <w:t xml:space="preserve">Step 3:</w:t>
      </w:r>
      <w:r w:rsidDel="00000000" w:rsidR="00000000" w:rsidRPr="00000000">
        <w:rPr>
          <w:sz w:val="26"/>
          <w:szCs w:val="26"/>
          <w:rtl w:val="0"/>
        </w:rPr>
        <w:t xml:space="preserve"> Now we move the elements into the correct positions in the radix array according to the digit in focus. Elements are taken from the start of myArray and pushed into the correct position in the radixArray.</w:t>
      </w:r>
    </w:p>
    <w:p w:rsidR="00000000" w:rsidDel="00000000" w:rsidP="00000000" w:rsidRDefault="00000000" w:rsidRPr="00000000" w14:paraId="00000179">
      <w:pPr>
        <w:widowControl w:val="0"/>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myArray = [ ]</w:t>
      </w:r>
    </w:p>
    <w:p w:rsidR="00000000" w:rsidDel="00000000" w:rsidP="00000000" w:rsidRDefault="00000000" w:rsidRPr="00000000" w14:paraId="0000017A">
      <w:pPr>
        <w:widowControl w:val="0"/>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radixArray = [ [40], [], [], [33], [24], [45, 25], [], [17], [], [] ]</w:t>
      </w:r>
    </w:p>
    <w:p w:rsidR="00000000" w:rsidDel="00000000" w:rsidP="00000000" w:rsidRDefault="00000000" w:rsidRPr="00000000" w14:paraId="0000017B">
      <w:pPr>
        <w:widowControl w:val="0"/>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widowControl w:val="0"/>
        <w:spacing w:after="240" w:before="240" w:lineRule="auto"/>
        <w:rPr>
          <w:sz w:val="26"/>
          <w:szCs w:val="26"/>
        </w:rPr>
      </w:pPr>
      <w:r w:rsidDel="00000000" w:rsidR="00000000" w:rsidRPr="00000000">
        <w:rPr>
          <w:b w:val="1"/>
          <w:sz w:val="26"/>
          <w:szCs w:val="26"/>
          <w:rtl w:val="0"/>
        </w:rPr>
        <w:t xml:space="preserve">Step 4:</w:t>
      </w:r>
      <w:r w:rsidDel="00000000" w:rsidR="00000000" w:rsidRPr="00000000">
        <w:rPr>
          <w:sz w:val="26"/>
          <w:szCs w:val="26"/>
          <w:rtl w:val="0"/>
        </w:rPr>
        <w:t xml:space="preserve"> We move the elements back into the initial array, and the sorting is now done for the least significant digit. Elements are taken from the end radixArray, and put into the start of myArray.</w:t>
      </w:r>
    </w:p>
    <w:p w:rsidR="00000000" w:rsidDel="00000000" w:rsidP="00000000" w:rsidRDefault="00000000" w:rsidRPr="00000000" w14:paraId="0000017D">
      <w:pPr>
        <w:widowControl w:val="0"/>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myArray = [ 40, 33, 24, 45, 25, 17 ]</w:t>
      </w:r>
    </w:p>
    <w:p w:rsidR="00000000" w:rsidDel="00000000" w:rsidP="00000000" w:rsidRDefault="00000000" w:rsidRPr="00000000" w14:paraId="0000017E">
      <w:pPr>
        <w:widowControl w:val="0"/>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radixArray = [ [], [], [], [], [], [], [], [], [], [] ]</w:t>
      </w:r>
    </w:p>
    <w:p w:rsidR="00000000" w:rsidDel="00000000" w:rsidP="00000000" w:rsidRDefault="00000000" w:rsidRPr="00000000" w14:paraId="0000017F">
      <w:pPr>
        <w:widowControl w:val="0"/>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0">
      <w:pPr>
        <w:widowControl w:val="0"/>
        <w:spacing w:after="240" w:before="240" w:lineRule="auto"/>
        <w:rPr>
          <w:sz w:val="26"/>
          <w:szCs w:val="26"/>
        </w:rPr>
      </w:pPr>
      <w:r w:rsidDel="00000000" w:rsidR="00000000" w:rsidRPr="00000000">
        <w:rPr>
          <w:b w:val="1"/>
          <w:sz w:val="26"/>
          <w:szCs w:val="26"/>
          <w:rtl w:val="0"/>
        </w:rPr>
        <w:t xml:space="preserve">Step 5:</w:t>
      </w:r>
      <w:r w:rsidDel="00000000" w:rsidR="00000000" w:rsidRPr="00000000">
        <w:rPr>
          <w:sz w:val="26"/>
          <w:szCs w:val="26"/>
          <w:rtl w:val="0"/>
        </w:rPr>
        <w:t xml:space="preserve"> We move focus to the next digit. Notice that values 45 and 25 are still in the same order relative to each other as they were to start with, because we sort in a stable way.</w:t>
      </w:r>
    </w:p>
    <w:p w:rsidR="00000000" w:rsidDel="00000000" w:rsidP="00000000" w:rsidRDefault="00000000" w:rsidRPr="00000000" w14:paraId="00000181">
      <w:pPr>
        <w:widowControl w:val="0"/>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myArray = [ 40, 33, 24, 45, 25, 17 ]</w:t>
      </w:r>
    </w:p>
    <w:p w:rsidR="00000000" w:rsidDel="00000000" w:rsidP="00000000" w:rsidRDefault="00000000" w:rsidRPr="00000000" w14:paraId="00000182">
      <w:pPr>
        <w:widowControl w:val="0"/>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radixArray = [ [], [], [], [], [], [], [], [], [], [] ]</w:t>
      </w:r>
    </w:p>
    <w:p w:rsidR="00000000" w:rsidDel="00000000" w:rsidP="00000000" w:rsidRDefault="00000000" w:rsidRPr="00000000" w14:paraId="00000183">
      <w:pPr>
        <w:widowControl w:val="0"/>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4">
      <w:pPr>
        <w:widowControl w:val="0"/>
        <w:spacing w:after="240" w:before="240" w:lineRule="auto"/>
        <w:rPr>
          <w:sz w:val="26"/>
          <w:szCs w:val="26"/>
        </w:rPr>
      </w:pPr>
      <w:r w:rsidDel="00000000" w:rsidR="00000000" w:rsidRPr="00000000">
        <w:rPr>
          <w:b w:val="1"/>
          <w:sz w:val="26"/>
          <w:szCs w:val="26"/>
          <w:rtl w:val="0"/>
        </w:rPr>
        <w:t xml:space="preserve">Step 6:</w:t>
      </w:r>
      <w:r w:rsidDel="00000000" w:rsidR="00000000" w:rsidRPr="00000000">
        <w:rPr>
          <w:sz w:val="26"/>
          <w:szCs w:val="26"/>
          <w:rtl w:val="0"/>
        </w:rPr>
        <w:t xml:space="preserve"> We move elements into the radix array according to the focused digit.</w:t>
      </w:r>
    </w:p>
    <w:p w:rsidR="00000000" w:rsidDel="00000000" w:rsidP="00000000" w:rsidRDefault="00000000" w:rsidRPr="00000000" w14:paraId="00000185">
      <w:pPr>
        <w:widowControl w:val="0"/>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myArray = [ ]</w:t>
      </w:r>
    </w:p>
    <w:p w:rsidR="00000000" w:rsidDel="00000000" w:rsidP="00000000" w:rsidRDefault="00000000" w:rsidRPr="00000000" w14:paraId="00000186">
      <w:pPr>
        <w:widowControl w:val="0"/>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radixArray = [ [], [17], [24, 25], [33], [40, 45], [], [], [], [], [] ]</w:t>
      </w:r>
    </w:p>
    <w:p w:rsidR="00000000" w:rsidDel="00000000" w:rsidP="00000000" w:rsidRDefault="00000000" w:rsidRPr="00000000" w14:paraId="00000187">
      <w:pPr>
        <w:widowControl w:val="0"/>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8">
      <w:pPr>
        <w:widowControl w:val="0"/>
        <w:spacing w:after="240" w:before="240" w:lineRule="auto"/>
        <w:rPr>
          <w:sz w:val="26"/>
          <w:szCs w:val="26"/>
        </w:rPr>
      </w:pPr>
      <w:r w:rsidDel="00000000" w:rsidR="00000000" w:rsidRPr="00000000">
        <w:rPr>
          <w:b w:val="1"/>
          <w:sz w:val="26"/>
          <w:szCs w:val="26"/>
          <w:rtl w:val="0"/>
        </w:rPr>
        <w:t xml:space="preserve">Step 7:</w:t>
      </w:r>
      <w:r w:rsidDel="00000000" w:rsidR="00000000" w:rsidRPr="00000000">
        <w:rPr>
          <w:sz w:val="26"/>
          <w:szCs w:val="26"/>
          <w:rtl w:val="0"/>
        </w:rPr>
        <w:t xml:space="preserve"> We move elements back into the start of myArray, from the back of radixArray.</w:t>
      </w:r>
    </w:p>
    <w:p w:rsidR="00000000" w:rsidDel="00000000" w:rsidP="00000000" w:rsidRDefault="00000000" w:rsidRPr="00000000" w14:paraId="00000189">
      <w:pPr>
        <w:widowControl w:val="0"/>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myArray = [ 17, 24, 25, 33, 40, 45 ]</w:t>
      </w:r>
    </w:p>
    <w:p w:rsidR="00000000" w:rsidDel="00000000" w:rsidP="00000000" w:rsidRDefault="00000000" w:rsidRPr="00000000" w14:paraId="0000018A">
      <w:pPr>
        <w:widowControl w:val="0"/>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radixArray = [ [], [], [], [], [], [], [], [], [], [] ]</w:t>
      </w:r>
    </w:p>
    <w:p w:rsidR="00000000" w:rsidDel="00000000" w:rsidP="00000000" w:rsidRDefault="00000000" w:rsidRPr="00000000" w14:paraId="0000018B">
      <w:pPr>
        <w:widowControl w:val="0"/>
        <w:spacing w:after="240" w:before="240" w:lineRule="auto"/>
        <w:rPr>
          <w:sz w:val="26"/>
          <w:szCs w:val="26"/>
        </w:rPr>
      </w:pPr>
      <w:r w:rsidDel="00000000" w:rsidR="00000000" w:rsidRPr="00000000">
        <w:rPr>
          <w:sz w:val="26"/>
          <w:szCs w:val="26"/>
          <w:rtl w:val="0"/>
        </w:rPr>
        <w:t xml:space="preserve">The sorting is finished!</w:t>
      </w:r>
    </w:p>
    <w:p w:rsidR="00000000" w:rsidDel="00000000" w:rsidP="00000000" w:rsidRDefault="00000000" w:rsidRPr="00000000" w14:paraId="0000018C">
      <w:pPr>
        <w:pStyle w:val="Heading2"/>
        <w:keepNext w:val="0"/>
        <w:keepLines w:val="0"/>
        <w:widowControl w:val="0"/>
        <w:spacing w:after="80" w:lineRule="auto"/>
        <w:rPr>
          <w:b w:val="1"/>
          <w:sz w:val="34"/>
          <w:szCs w:val="34"/>
        </w:rPr>
      </w:pPr>
      <w:bookmarkStart w:colFirst="0" w:colLast="0" w:name="_9dppdhr5tkn" w:id="26"/>
      <w:bookmarkEnd w:id="26"/>
      <w:r w:rsidDel="00000000" w:rsidR="00000000" w:rsidRPr="00000000">
        <w:rPr>
          <w:b w:val="1"/>
          <w:sz w:val="34"/>
          <w:szCs w:val="34"/>
          <w:rtl w:val="0"/>
        </w:rPr>
        <w:t xml:space="preserve">Implement Radix Sort in Python</w:t>
      </w:r>
    </w:p>
    <w:p w:rsidR="00000000" w:rsidDel="00000000" w:rsidP="00000000" w:rsidRDefault="00000000" w:rsidRPr="00000000" w14:paraId="0000018D">
      <w:pPr>
        <w:widowControl w:val="0"/>
        <w:spacing w:after="240" w:before="240" w:lineRule="auto"/>
        <w:rPr>
          <w:sz w:val="26"/>
          <w:szCs w:val="26"/>
        </w:rPr>
      </w:pPr>
      <w:r w:rsidDel="00000000" w:rsidR="00000000" w:rsidRPr="00000000">
        <w:rPr>
          <w:sz w:val="26"/>
          <w:szCs w:val="26"/>
          <w:rtl w:val="0"/>
        </w:rPr>
        <w:t xml:space="preserve">To implement the Radix Sort algorithm we need:</w:t>
      </w:r>
    </w:p>
    <w:p w:rsidR="00000000" w:rsidDel="00000000" w:rsidP="00000000" w:rsidRDefault="00000000" w:rsidRPr="00000000" w14:paraId="0000018E">
      <w:pPr>
        <w:widowControl w:val="0"/>
        <w:numPr>
          <w:ilvl w:val="0"/>
          <w:numId w:val="20"/>
        </w:numPr>
        <w:spacing w:after="0" w:afterAutospacing="0" w:before="240" w:lineRule="auto"/>
        <w:ind w:left="720" w:hanging="360"/>
        <w:rPr>
          <w:sz w:val="26"/>
          <w:szCs w:val="26"/>
        </w:rPr>
      </w:pPr>
      <w:r w:rsidDel="00000000" w:rsidR="00000000" w:rsidRPr="00000000">
        <w:rPr>
          <w:sz w:val="26"/>
          <w:szCs w:val="26"/>
          <w:rtl w:val="0"/>
        </w:rPr>
        <w:t xml:space="preserve">An array with non negative integers that needs to be sorted.</w:t>
      </w:r>
    </w:p>
    <w:p w:rsidR="00000000" w:rsidDel="00000000" w:rsidP="00000000" w:rsidRDefault="00000000" w:rsidRPr="00000000" w14:paraId="0000018F">
      <w:pPr>
        <w:widowControl w:val="0"/>
        <w:numPr>
          <w:ilvl w:val="0"/>
          <w:numId w:val="20"/>
        </w:numPr>
        <w:spacing w:after="0" w:afterAutospacing="0" w:before="0" w:beforeAutospacing="0" w:lineRule="auto"/>
        <w:ind w:left="720" w:hanging="360"/>
        <w:rPr>
          <w:sz w:val="26"/>
          <w:szCs w:val="26"/>
        </w:rPr>
      </w:pPr>
      <w:r w:rsidDel="00000000" w:rsidR="00000000" w:rsidRPr="00000000">
        <w:rPr>
          <w:sz w:val="26"/>
          <w:szCs w:val="26"/>
          <w:rtl w:val="0"/>
        </w:rPr>
        <w:t xml:space="preserve">A two dimensional array with index 0 to 9 to hold values with the current radix in focus.</w:t>
      </w:r>
    </w:p>
    <w:p w:rsidR="00000000" w:rsidDel="00000000" w:rsidP="00000000" w:rsidRDefault="00000000" w:rsidRPr="00000000" w14:paraId="00000190">
      <w:pPr>
        <w:widowControl w:val="0"/>
        <w:numPr>
          <w:ilvl w:val="0"/>
          <w:numId w:val="20"/>
        </w:numPr>
        <w:spacing w:after="0" w:afterAutospacing="0" w:before="0" w:beforeAutospacing="0" w:lineRule="auto"/>
        <w:ind w:left="720" w:hanging="360"/>
        <w:rPr>
          <w:sz w:val="26"/>
          <w:szCs w:val="26"/>
        </w:rPr>
      </w:pPr>
      <w:r w:rsidDel="00000000" w:rsidR="00000000" w:rsidRPr="00000000">
        <w:rPr>
          <w:sz w:val="26"/>
          <w:szCs w:val="26"/>
          <w:rtl w:val="0"/>
        </w:rPr>
        <w:t xml:space="preserve">A loop that takes values from the unsorted array and places them in the correct position in the two dimensional radix array.</w:t>
      </w:r>
    </w:p>
    <w:p w:rsidR="00000000" w:rsidDel="00000000" w:rsidP="00000000" w:rsidRDefault="00000000" w:rsidRPr="00000000" w14:paraId="00000191">
      <w:pPr>
        <w:widowControl w:val="0"/>
        <w:numPr>
          <w:ilvl w:val="0"/>
          <w:numId w:val="20"/>
        </w:numPr>
        <w:spacing w:after="0" w:afterAutospacing="0" w:before="0" w:beforeAutospacing="0" w:lineRule="auto"/>
        <w:ind w:left="720" w:hanging="360"/>
        <w:rPr>
          <w:sz w:val="26"/>
          <w:szCs w:val="26"/>
        </w:rPr>
      </w:pPr>
      <w:r w:rsidDel="00000000" w:rsidR="00000000" w:rsidRPr="00000000">
        <w:rPr>
          <w:sz w:val="26"/>
          <w:szCs w:val="26"/>
          <w:rtl w:val="0"/>
        </w:rPr>
        <w:t xml:space="preserve">A loop that puts values back into the initial array from the radix array.</w:t>
      </w:r>
    </w:p>
    <w:p w:rsidR="00000000" w:rsidDel="00000000" w:rsidP="00000000" w:rsidRDefault="00000000" w:rsidRPr="00000000" w14:paraId="00000192">
      <w:pPr>
        <w:widowControl w:val="0"/>
        <w:numPr>
          <w:ilvl w:val="0"/>
          <w:numId w:val="20"/>
        </w:numPr>
        <w:spacing w:after="240" w:before="0" w:beforeAutospacing="0" w:lineRule="auto"/>
        <w:ind w:left="720" w:hanging="360"/>
        <w:rPr>
          <w:sz w:val="26"/>
          <w:szCs w:val="26"/>
        </w:rPr>
      </w:pPr>
      <w:r w:rsidDel="00000000" w:rsidR="00000000" w:rsidRPr="00000000">
        <w:rPr>
          <w:sz w:val="26"/>
          <w:szCs w:val="26"/>
          <w:rtl w:val="0"/>
        </w:rPr>
        <w:t xml:space="preserve">An outer loop that runs as many times as there are digits in the highest value.</w:t>
      </w:r>
    </w:p>
    <w:p w:rsidR="00000000" w:rsidDel="00000000" w:rsidP="00000000" w:rsidRDefault="00000000" w:rsidRPr="00000000" w14:paraId="00000193">
      <w:pPr>
        <w:widowControl w:val="0"/>
        <w:spacing w:after="240" w:before="240" w:lineRule="auto"/>
        <w:rPr>
          <w:sz w:val="26"/>
          <w:szCs w:val="26"/>
        </w:rPr>
      </w:pPr>
      <w:r w:rsidDel="00000000" w:rsidR="00000000" w:rsidRPr="00000000">
        <w:rPr>
          <w:sz w:val="26"/>
          <w:szCs w:val="26"/>
          <w:rtl w:val="0"/>
        </w:rPr>
        <w:t xml:space="preserve">The resulting code looks like this:</w:t>
      </w:r>
    </w:p>
    <w:tbl>
      <w:tblPr>
        <w:tblStyle w:val="Table10"/>
        <w:jc w:val="left"/>
        <w:tblLayout w:type="fixed"/>
        <w:tblLook w:val="0600"/>
      </w:tblPr>
      <w:tblGrid>
        <w:gridCol w:w="9360"/>
        <w:tblGridChange w:id="0">
          <w:tblGrid>
            <w:gridCol w:w="9360"/>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del w:author="Shreya S" w:id="1" w:date="2025-07-21T10:19:58Z">
              <w:r w:rsidDel="00000000" w:rsidR="00000000" w:rsidRPr="00000000">
                <w:rPr>
                  <w:rFonts w:ascii="Consolas" w:cs="Consolas" w:eastAsia="Consolas" w:hAnsi="Consolas"/>
                  <w:color w:val="585260"/>
                  <w:sz w:val="26"/>
                  <w:szCs w:val="26"/>
                  <w:shd w:fill="efecf4" w:val="clear"/>
                  <w:rtl w:val="0"/>
                </w:rPr>
                <w:delText xml:space="preserve">mylist </w:delText>
              </w:r>
            </w:del>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aa573c"/>
                <w:sz w:val="26"/>
                <w:szCs w:val="26"/>
                <w:shd w:fill="efecf4" w:val="clear"/>
                <w:rtl w:val="0"/>
              </w:rPr>
              <w:t xml:space="preserve">170</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aa573c"/>
                <w:sz w:val="26"/>
                <w:szCs w:val="26"/>
                <w:shd w:fill="efecf4" w:val="clear"/>
                <w:rtl w:val="0"/>
              </w:rPr>
              <w:t xml:space="preserve">45</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aa573c"/>
                <w:sz w:val="26"/>
                <w:szCs w:val="26"/>
                <w:shd w:fill="efecf4" w:val="clear"/>
                <w:rtl w:val="0"/>
              </w:rPr>
              <w:t xml:space="preserve">75</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aa573c"/>
                <w:sz w:val="26"/>
                <w:szCs w:val="26"/>
                <w:shd w:fill="efecf4" w:val="clear"/>
                <w:rtl w:val="0"/>
              </w:rPr>
              <w:t xml:space="preserve">90</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aa573c"/>
                <w:sz w:val="26"/>
                <w:szCs w:val="26"/>
                <w:shd w:fill="efecf4" w:val="clear"/>
                <w:rtl w:val="0"/>
              </w:rPr>
              <w:t xml:space="preserve">802</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aa573c"/>
                <w:sz w:val="26"/>
                <w:szCs w:val="26"/>
                <w:shd w:fill="efecf4" w:val="clear"/>
                <w:rtl w:val="0"/>
              </w:rPr>
              <w:t xml:space="preserve">24</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aa573c"/>
                <w:sz w:val="26"/>
                <w:szCs w:val="26"/>
                <w:shd w:fill="efecf4" w:val="clear"/>
                <w:rtl w:val="0"/>
              </w:rPr>
              <w:t xml:space="preserve">2</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aa573c"/>
                <w:sz w:val="26"/>
                <w:szCs w:val="26"/>
                <w:shd w:fill="efecf4" w:val="clear"/>
                <w:rtl w:val="0"/>
              </w:rPr>
              <w:t xml:space="preserve">66</w:t>
            </w:r>
            <w:r w:rsidDel="00000000" w:rsidR="00000000" w:rsidRPr="00000000">
              <w:rPr>
                <w:rFonts w:ascii="Consolas" w:cs="Consolas" w:eastAsia="Consolas" w:hAnsi="Consolas"/>
                <w:color w:val="585260"/>
                <w:sz w:val="26"/>
                <w:szCs w:val="26"/>
                <w:shd w:fill="efecf4" w:val="clear"/>
                <w:rtl w:val="0"/>
              </w:rPr>
              <w:t xml:space="preserve">]</w:t>
              <w:br w:type="textWrapping"/>
              <w:t xml:space="preserve">print(</w:t>
            </w:r>
            <w:r w:rsidDel="00000000" w:rsidR="00000000" w:rsidRPr="00000000">
              <w:rPr>
                <w:rFonts w:ascii="Consolas" w:cs="Consolas" w:eastAsia="Consolas" w:hAnsi="Consolas"/>
                <w:color w:val="2a9292"/>
                <w:sz w:val="26"/>
                <w:szCs w:val="26"/>
                <w:shd w:fill="efecf4" w:val="clear"/>
                <w:rtl w:val="0"/>
              </w:rPr>
              <w:t xml:space="preserve">"Original array:"</w:t>
            </w:r>
            <w:r w:rsidDel="00000000" w:rsidR="00000000" w:rsidRPr="00000000">
              <w:rPr>
                <w:rFonts w:ascii="Consolas" w:cs="Consolas" w:eastAsia="Consolas" w:hAnsi="Consolas"/>
                <w:color w:val="585260"/>
                <w:sz w:val="26"/>
                <w:szCs w:val="26"/>
                <w:shd w:fill="efecf4" w:val="clear"/>
                <w:rtl w:val="0"/>
              </w:rPr>
              <w:t xml:space="preserve">, mylist)</w:t>
              <w:br w:type="textWrapping"/>
              <w:t xml:space="preserve">radixArray = [[], [], [], [], [], [], [], [], [], []]</w:t>
              <w:br w:type="textWrapping"/>
              <w:t xml:space="preserve">maxVal = max(mylist)</w:t>
              <w:br w:type="textWrapping"/>
              <w:t xml:space="preserve">exp = </w:t>
            </w:r>
            <w:ins w:author="Shreya S" w:id="1" w:date="2025-07-21T10:19:58Z">
              <w:r w:rsidDel="00000000" w:rsidR="00000000" w:rsidRPr="00000000">
                <w:rPr>
                  <w:rFonts w:ascii="Consolas" w:cs="Consolas" w:eastAsia="Consolas" w:hAnsi="Consolas"/>
                  <w:color w:val="585260"/>
                  <w:sz w:val="26"/>
                  <w:szCs w:val="26"/>
                  <w:shd w:fill="efecf4" w:val="clear"/>
                  <w:rtl w:val="0"/>
                  <w:rPrChange w:author="Shreya S" w:id="2" w:date="2025-07-21T10:19:58Z">
                    <w:rPr>
                      <w:rFonts w:ascii="Consolas" w:cs="Consolas" w:eastAsia="Consolas" w:hAnsi="Consolas"/>
                      <w:color w:val="585260"/>
                      <w:sz w:val="26"/>
                      <w:szCs w:val="26"/>
                      <w:shd w:fill="efecf4" w:val="clear"/>
                    </w:rPr>
                  </w:rPrChange>
                </w:rPr>
                <w:t xml:space="preserve">mylist </w:t>
              </w:r>
            </w:ins>
            <w:r w:rsidDel="00000000" w:rsidR="00000000" w:rsidRPr="00000000">
              <w:rPr>
                <w:rFonts w:ascii="Consolas" w:cs="Consolas" w:eastAsia="Consolas" w:hAnsi="Consolas"/>
                <w:color w:val="aa573c"/>
                <w:sz w:val="26"/>
                <w:szCs w:val="26"/>
                <w:shd w:fill="efecf4" w:val="clear"/>
                <w:rtl w:val="0"/>
              </w:rPr>
              <w:t xml:space="preserve">1</w:t>
            </w:r>
            <w:r w:rsidDel="00000000" w:rsidR="00000000" w:rsidRPr="00000000">
              <w:rPr>
                <w:rFonts w:ascii="Consolas" w:cs="Consolas" w:eastAsia="Consolas" w:hAnsi="Consolas"/>
                <w:color w:val="585260"/>
                <w:sz w:val="26"/>
                <w:szCs w:val="26"/>
                <w:shd w:fill="efecf4" w:val="clear"/>
                <w:rtl w:val="0"/>
              </w:rPr>
              <w:br w:type="textWrapping"/>
              <w:br w:type="textWrapping"/>
            </w:r>
            <w:r w:rsidDel="00000000" w:rsidR="00000000" w:rsidRPr="00000000">
              <w:rPr>
                <w:rFonts w:ascii="Consolas" w:cs="Consolas" w:eastAsia="Consolas" w:hAnsi="Consolas"/>
                <w:color w:val="955ae7"/>
                <w:sz w:val="26"/>
                <w:szCs w:val="26"/>
                <w:shd w:fill="efecf4" w:val="clear"/>
                <w:rtl w:val="0"/>
              </w:rPr>
              <w:t xml:space="preserve">while</w:t>
            </w:r>
            <w:r w:rsidDel="00000000" w:rsidR="00000000" w:rsidRPr="00000000">
              <w:rPr>
                <w:rFonts w:ascii="Consolas" w:cs="Consolas" w:eastAsia="Consolas" w:hAnsi="Consolas"/>
                <w:color w:val="585260"/>
                <w:sz w:val="26"/>
                <w:szCs w:val="26"/>
                <w:shd w:fill="efecf4" w:val="clear"/>
                <w:rtl w:val="0"/>
              </w:rPr>
              <w:t xml:space="preserve"> maxVal // exp &gt; </w:t>
            </w:r>
            <w:r w:rsidDel="00000000" w:rsidR="00000000" w:rsidRPr="00000000">
              <w:rPr>
                <w:rFonts w:ascii="Consolas" w:cs="Consolas" w:eastAsia="Consolas" w:hAnsi="Consolas"/>
                <w:color w:val="aa573c"/>
                <w:sz w:val="26"/>
                <w:szCs w:val="26"/>
                <w:shd w:fill="efecf4" w:val="clear"/>
                <w:rtl w:val="0"/>
              </w:rPr>
              <w:t xml:space="preserve">0</w:t>
            </w:r>
            <w:r w:rsidDel="00000000" w:rsidR="00000000" w:rsidRPr="00000000">
              <w:rPr>
                <w:rFonts w:ascii="Consolas" w:cs="Consolas" w:eastAsia="Consolas" w:hAnsi="Consolas"/>
                <w:color w:val="585260"/>
                <w:sz w:val="26"/>
                <w:szCs w:val="26"/>
                <w:shd w:fill="efecf4" w:val="clear"/>
                <w:rtl w:val="0"/>
              </w:rPr>
              <w:t xml:space="preserve">:</w:t>
              <w:br w:type="textWrapping"/>
              <w:br w:type="textWrapping"/>
              <w:t xml:space="preserve">  </w:t>
            </w:r>
            <w:r w:rsidDel="00000000" w:rsidR="00000000" w:rsidRPr="00000000">
              <w:rPr>
                <w:rFonts w:ascii="Consolas" w:cs="Consolas" w:eastAsia="Consolas" w:hAnsi="Consolas"/>
                <w:color w:val="955ae7"/>
                <w:sz w:val="26"/>
                <w:szCs w:val="26"/>
                <w:shd w:fill="efecf4" w:val="clear"/>
                <w:rtl w:val="0"/>
              </w:rPr>
              <w:t xml:space="preserve">while</w:t>
            </w:r>
            <w:r w:rsidDel="00000000" w:rsidR="00000000" w:rsidRPr="00000000">
              <w:rPr>
                <w:rFonts w:ascii="Consolas" w:cs="Consolas" w:eastAsia="Consolas" w:hAnsi="Consolas"/>
                <w:color w:val="585260"/>
                <w:sz w:val="26"/>
                <w:szCs w:val="26"/>
                <w:shd w:fill="efecf4" w:val="clear"/>
                <w:rtl w:val="0"/>
              </w:rPr>
              <w:t xml:space="preserve"> len(mylist) &gt; </w:t>
            </w:r>
            <w:r w:rsidDel="00000000" w:rsidR="00000000" w:rsidRPr="00000000">
              <w:rPr>
                <w:rFonts w:ascii="Consolas" w:cs="Consolas" w:eastAsia="Consolas" w:hAnsi="Consolas"/>
                <w:color w:val="aa573c"/>
                <w:sz w:val="26"/>
                <w:szCs w:val="26"/>
                <w:shd w:fill="efecf4" w:val="clear"/>
                <w:rtl w:val="0"/>
              </w:rPr>
              <w:t xml:space="preserve">0</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val = mylist.pop()</w:t>
              <w:br w:type="textWrapping"/>
              <w:t xml:space="preserve">    radixIndex = (val // exp) % </w:t>
            </w:r>
            <w:r w:rsidDel="00000000" w:rsidR="00000000" w:rsidRPr="00000000">
              <w:rPr>
                <w:rFonts w:ascii="Consolas" w:cs="Consolas" w:eastAsia="Consolas" w:hAnsi="Consolas"/>
                <w:color w:val="aa573c"/>
                <w:sz w:val="26"/>
                <w:szCs w:val="26"/>
                <w:shd w:fill="efecf4" w:val="clear"/>
                <w:rtl w:val="0"/>
              </w:rPr>
              <w:t xml:space="preserve">10</w:t>
            </w:r>
            <w:r w:rsidDel="00000000" w:rsidR="00000000" w:rsidRPr="00000000">
              <w:rPr>
                <w:rFonts w:ascii="Consolas" w:cs="Consolas" w:eastAsia="Consolas" w:hAnsi="Consolas"/>
                <w:color w:val="585260"/>
                <w:sz w:val="26"/>
                <w:szCs w:val="26"/>
                <w:shd w:fill="efecf4" w:val="clear"/>
                <w:rtl w:val="0"/>
              </w:rPr>
              <w:br w:type="textWrapping"/>
              <w:t xml:space="preserve">    radixArray[radixIndex].append(val)</w:t>
              <w:br w:type="textWrapping"/>
              <w:br w:type="textWrapping"/>
              <w:t xml:space="preserve">  </w:t>
            </w:r>
            <w:r w:rsidDel="00000000" w:rsidR="00000000" w:rsidRPr="00000000">
              <w:rPr>
                <w:rFonts w:ascii="Consolas" w:cs="Consolas" w:eastAsia="Consolas" w:hAnsi="Consolas"/>
                <w:color w:val="955ae7"/>
                <w:sz w:val="26"/>
                <w:szCs w:val="26"/>
                <w:shd w:fill="efecf4" w:val="clear"/>
                <w:rtl w:val="0"/>
              </w:rPr>
              <w:t xml:space="preserve">for</w:t>
            </w:r>
            <w:r w:rsidDel="00000000" w:rsidR="00000000" w:rsidRPr="00000000">
              <w:rPr>
                <w:rFonts w:ascii="Consolas" w:cs="Consolas" w:eastAsia="Consolas" w:hAnsi="Consolas"/>
                <w:color w:val="585260"/>
                <w:sz w:val="26"/>
                <w:szCs w:val="26"/>
                <w:shd w:fill="efecf4" w:val="clear"/>
                <w:rtl w:val="0"/>
              </w:rPr>
              <w:t xml:space="preserve"> bucket </w:t>
            </w:r>
            <w:r w:rsidDel="00000000" w:rsidR="00000000" w:rsidRPr="00000000">
              <w:rPr>
                <w:rFonts w:ascii="Consolas" w:cs="Consolas" w:eastAsia="Consolas" w:hAnsi="Consolas"/>
                <w:color w:val="955ae7"/>
                <w:sz w:val="26"/>
                <w:szCs w:val="26"/>
                <w:shd w:fill="efecf4" w:val="clear"/>
                <w:rtl w:val="0"/>
              </w:rPr>
              <w:t xml:space="preserve">in</w:t>
            </w:r>
            <w:r w:rsidDel="00000000" w:rsidR="00000000" w:rsidRPr="00000000">
              <w:rPr>
                <w:rFonts w:ascii="Consolas" w:cs="Consolas" w:eastAsia="Consolas" w:hAnsi="Consolas"/>
                <w:color w:val="585260"/>
                <w:sz w:val="26"/>
                <w:szCs w:val="26"/>
                <w:shd w:fill="efecf4" w:val="clear"/>
                <w:rtl w:val="0"/>
              </w:rPr>
              <w:t xml:space="preserve"> radixArray:</w:t>
              <w:br w:type="textWrapping"/>
              <w:t xml:space="preserve">    </w:t>
            </w:r>
            <w:r w:rsidDel="00000000" w:rsidR="00000000" w:rsidRPr="00000000">
              <w:rPr>
                <w:rFonts w:ascii="Consolas" w:cs="Consolas" w:eastAsia="Consolas" w:hAnsi="Consolas"/>
                <w:color w:val="955ae7"/>
                <w:sz w:val="26"/>
                <w:szCs w:val="26"/>
                <w:shd w:fill="efecf4" w:val="clear"/>
                <w:rtl w:val="0"/>
              </w:rPr>
              <w:t xml:space="preserve">while</w:t>
            </w:r>
            <w:r w:rsidDel="00000000" w:rsidR="00000000" w:rsidRPr="00000000">
              <w:rPr>
                <w:rFonts w:ascii="Consolas" w:cs="Consolas" w:eastAsia="Consolas" w:hAnsi="Consolas"/>
                <w:color w:val="585260"/>
                <w:sz w:val="26"/>
                <w:szCs w:val="26"/>
                <w:shd w:fill="efecf4" w:val="clear"/>
                <w:rtl w:val="0"/>
              </w:rPr>
              <w:t xml:space="preserve"> len(bucket) &gt; </w:t>
            </w:r>
            <w:r w:rsidDel="00000000" w:rsidR="00000000" w:rsidRPr="00000000">
              <w:rPr>
                <w:rFonts w:ascii="Consolas" w:cs="Consolas" w:eastAsia="Consolas" w:hAnsi="Consolas"/>
                <w:color w:val="aa573c"/>
                <w:sz w:val="26"/>
                <w:szCs w:val="26"/>
                <w:shd w:fill="efecf4" w:val="clear"/>
                <w:rtl w:val="0"/>
              </w:rPr>
              <w:t xml:space="preserve">0</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val = bucket.pop()</w:t>
              <w:br w:type="textWrapping"/>
              <w:t xml:space="preserve">      mylist.append(val)</w:t>
              <w:br w:type="textWrapping"/>
              <w:br w:type="textWrapping"/>
              <w:t xml:space="preserve">  exp *= </w:t>
            </w:r>
            <w:r w:rsidDel="00000000" w:rsidR="00000000" w:rsidRPr="00000000">
              <w:rPr>
                <w:rFonts w:ascii="Consolas" w:cs="Consolas" w:eastAsia="Consolas" w:hAnsi="Consolas"/>
                <w:color w:val="aa573c"/>
                <w:sz w:val="26"/>
                <w:szCs w:val="26"/>
                <w:shd w:fill="efecf4" w:val="clear"/>
                <w:rtl w:val="0"/>
              </w:rPr>
              <w:t xml:space="preserve">10</w:t>
            </w:r>
            <w:r w:rsidDel="00000000" w:rsidR="00000000" w:rsidRPr="00000000">
              <w:rPr>
                <w:rFonts w:ascii="Consolas" w:cs="Consolas" w:eastAsia="Consolas" w:hAnsi="Consolas"/>
                <w:color w:val="585260"/>
                <w:sz w:val="26"/>
                <w:szCs w:val="26"/>
                <w:shd w:fill="efecf4" w:val="clear"/>
                <w:rtl w:val="0"/>
              </w:rPr>
              <w:br w:type="textWrapping"/>
              <w:br w:type="textWrapping"/>
              <w:t xml:space="preserve">print(mylist) </w:t>
            </w:r>
            <w:r w:rsidDel="00000000" w:rsidR="00000000" w:rsidRPr="00000000">
              <w:rPr>
                <w:rtl w:val="0"/>
              </w:rPr>
            </w:r>
          </w:p>
        </w:tc>
      </w:tr>
    </w:tbl>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198">
      <w:pPr>
        <w:pStyle w:val="Heading1"/>
        <w:keepNext w:val="0"/>
        <w:keepLines w:val="0"/>
        <w:widowControl w:val="0"/>
        <w:spacing w:before="480" w:lineRule="auto"/>
        <w:rPr>
          <w:b w:val="1"/>
          <w:sz w:val="46"/>
          <w:szCs w:val="46"/>
        </w:rPr>
      </w:pPr>
      <w:bookmarkStart w:colFirst="0" w:colLast="0" w:name="_or0sp07lnbg2" w:id="27"/>
      <w:bookmarkEnd w:id="27"/>
      <w:r w:rsidDel="00000000" w:rsidR="00000000" w:rsidRPr="00000000">
        <w:rPr>
          <w:b w:val="1"/>
          <w:sz w:val="46"/>
          <w:szCs w:val="46"/>
          <w:rtl w:val="0"/>
        </w:rPr>
        <w:t xml:space="preserve">Merge Sort with Python</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19A">
      <w:pPr>
        <w:widowControl w:val="0"/>
        <w:spacing w:after="240" w:lineRule="auto"/>
        <w:rPr>
          <w:sz w:val="26"/>
          <w:szCs w:val="26"/>
        </w:rPr>
      </w:pPr>
      <w:r w:rsidDel="00000000" w:rsidR="00000000" w:rsidRPr="00000000">
        <w:rPr>
          <w:sz w:val="26"/>
          <w:szCs w:val="26"/>
          <w:rtl w:val="0"/>
        </w:rPr>
        <w:t xml:space="preserve">The Merge Sort algorithm is a divide-and-conquer algorithm that sorts an array by first breaking it down into smaller arrays, and then building the array back together the correct way so that it is sorted.</w:t>
      </w:r>
    </w:p>
    <w:p w:rsidR="00000000" w:rsidDel="00000000" w:rsidP="00000000" w:rsidRDefault="00000000" w:rsidRPr="00000000" w14:paraId="0000019B">
      <w:pPr>
        <w:widowControl w:val="0"/>
        <w:rPr>
          <w:sz w:val="26"/>
          <w:szCs w:val="26"/>
        </w:rPr>
      </w:pPr>
      <w:r w:rsidDel="00000000" w:rsidR="00000000" w:rsidRPr="00000000">
        <w:rPr>
          <w:rtl w:val="0"/>
        </w:rPr>
      </w:r>
    </w:p>
    <w:p w:rsidR="00000000" w:rsidDel="00000000" w:rsidP="00000000" w:rsidRDefault="00000000" w:rsidRPr="00000000" w14:paraId="0000019C">
      <w:pPr>
        <w:widowControl w:val="0"/>
        <w:spacing w:after="240" w:lineRule="auto"/>
        <w:rPr>
          <w:sz w:val="26"/>
          <w:szCs w:val="26"/>
        </w:rPr>
      </w:pPr>
      <w:r w:rsidDel="00000000" w:rsidR="00000000" w:rsidRPr="00000000">
        <w:rPr>
          <w:b w:val="1"/>
          <w:sz w:val="26"/>
          <w:szCs w:val="26"/>
          <w:rtl w:val="0"/>
        </w:rPr>
        <w:t xml:space="preserve">Divide: </w:t>
      </w:r>
      <w:r w:rsidDel="00000000" w:rsidR="00000000" w:rsidRPr="00000000">
        <w:rPr>
          <w:sz w:val="26"/>
          <w:szCs w:val="26"/>
          <w:rtl w:val="0"/>
        </w:rPr>
        <w:t xml:space="preserve">The algorithm starts with breaking up the array into smaller and smaller pieces until one such sub-array only consists of one element.</w:t>
      </w:r>
    </w:p>
    <w:p w:rsidR="00000000" w:rsidDel="00000000" w:rsidP="00000000" w:rsidRDefault="00000000" w:rsidRPr="00000000" w14:paraId="0000019D">
      <w:pPr>
        <w:widowControl w:val="0"/>
        <w:spacing w:after="240" w:before="240" w:lineRule="auto"/>
        <w:rPr>
          <w:sz w:val="26"/>
          <w:szCs w:val="26"/>
        </w:rPr>
      </w:pPr>
      <w:r w:rsidDel="00000000" w:rsidR="00000000" w:rsidRPr="00000000">
        <w:rPr>
          <w:b w:val="1"/>
          <w:sz w:val="26"/>
          <w:szCs w:val="26"/>
          <w:rtl w:val="0"/>
        </w:rPr>
        <w:t xml:space="preserve">Conquer: </w:t>
      </w:r>
      <w:r w:rsidDel="00000000" w:rsidR="00000000" w:rsidRPr="00000000">
        <w:rPr>
          <w:sz w:val="26"/>
          <w:szCs w:val="26"/>
          <w:rtl w:val="0"/>
        </w:rPr>
        <w:t xml:space="preserve">The algorithm merges the small pieces of the array back together by putting the lowest values first, resulting in a sorted array.</w:t>
      </w:r>
    </w:p>
    <w:p w:rsidR="00000000" w:rsidDel="00000000" w:rsidP="00000000" w:rsidRDefault="00000000" w:rsidRPr="00000000" w14:paraId="0000019E">
      <w:pPr>
        <w:widowControl w:val="0"/>
        <w:spacing w:after="240" w:before="240" w:lineRule="auto"/>
        <w:rPr>
          <w:sz w:val="26"/>
          <w:szCs w:val="26"/>
        </w:rPr>
      </w:pPr>
      <w:r w:rsidDel="00000000" w:rsidR="00000000" w:rsidRPr="00000000">
        <w:rPr>
          <w:sz w:val="26"/>
          <w:szCs w:val="26"/>
          <w:rtl w:val="0"/>
        </w:rPr>
        <w:t xml:space="preserve">The breaking down and building up of the array to sort the array is done recursively.</w:t>
      </w:r>
    </w:p>
    <w:p w:rsidR="00000000" w:rsidDel="00000000" w:rsidP="00000000" w:rsidRDefault="00000000" w:rsidRPr="00000000" w14:paraId="0000019F">
      <w:pPr>
        <w:widowControl w:val="0"/>
        <w:spacing w:after="240" w:before="240" w:lineRule="auto"/>
        <w:rPr>
          <w:sz w:val="26"/>
          <w:szCs w:val="26"/>
        </w:rPr>
      </w:pPr>
      <w:r w:rsidDel="00000000" w:rsidR="00000000" w:rsidRPr="00000000">
        <w:rPr>
          <w:sz w:val="26"/>
          <w:szCs w:val="26"/>
          <w:rtl w:val="0"/>
        </w:rPr>
        <w:t xml:space="preserve">In the animation above, each time the bars are pushed down represents a recursive call, splitting the array into smaller pieces. When the bars are lifted up, it means that two sub-arrays have been merged together.</w:t>
      </w:r>
    </w:p>
    <w:p w:rsidR="00000000" w:rsidDel="00000000" w:rsidP="00000000" w:rsidRDefault="00000000" w:rsidRPr="00000000" w14:paraId="000001A0">
      <w:pPr>
        <w:widowControl w:val="0"/>
        <w:spacing w:after="240" w:before="240" w:lineRule="auto"/>
        <w:rPr>
          <w:sz w:val="26"/>
          <w:szCs w:val="26"/>
        </w:rPr>
      </w:pPr>
      <w:r w:rsidDel="00000000" w:rsidR="00000000" w:rsidRPr="00000000">
        <w:rPr>
          <w:sz w:val="26"/>
          <w:szCs w:val="26"/>
          <w:rtl w:val="0"/>
        </w:rPr>
        <w:t xml:space="preserve">The Merge Sort algorithm can be described like this:</w:t>
      </w:r>
    </w:p>
    <w:p w:rsidR="00000000" w:rsidDel="00000000" w:rsidP="00000000" w:rsidRDefault="00000000" w:rsidRPr="00000000" w14:paraId="000001A1">
      <w:pPr>
        <w:widowControl w:val="0"/>
        <w:spacing w:after="240" w:before="240" w:lineRule="auto"/>
        <w:rPr>
          <w:b w:val="1"/>
          <w:sz w:val="26"/>
          <w:szCs w:val="26"/>
        </w:rPr>
      </w:pPr>
      <w:r w:rsidDel="00000000" w:rsidR="00000000" w:rsidRPr="00000000">
        <w:rPr>
          <w:b w:val="1"/>
          <w:sz w:val="26"/>
          <w:szCs w:val="26"/>
          <w:rtl w:val="0"/>
        </w:rPr>
        <w:t xml:space="preserve">How it works:</w:t>
      </w:r>
    </w:p>
    <w:p w:rsidR="00000000" w:rsidDel="00000000" w:rsidP="00000000" w:rsidRDefault="00000000" w:rsidRPr="00000000" w14:paraId="000001A2">
      <w:pPr>
        <w:widowControl w:val="0"/>
        <w:numPr>
          <w:ilvl w:val="0"/>
          <w:numId w:val="19"/>
        </w:numPr>
        <w:spacing w:after="0" w:afterAutospacing="0" w:before="240" w:lineRule="auto"/>
        <w:ind w:left="720" w:hanging="360"/>
        <w:rPr>
          <w:sz w:val="26"/>
          <w:szCs w:val="26"/>
        </w:rPr>
      </w:pPr>
      <w:r w:rsidDel="00000000" w:rsidR="00000000" w:rsidRPr="00000000">
        <w:rPr>
          <w:sz w:val="26"/>
          <w:szCs w:val="26"/>
          <w:rtl w:val="0"/>
        </w:rPr>
        <w:t xml:space="preserve">Divide the unsorted array into two sub-arrays, half the size of the original.</w:t>
      </w:r>
    </w:p>
    <w:p w:rsidR="00000000" w:rsidDel="00000000" w:rsidP="00000000" w:rsidRDefault="00000000" w:rsidRPr="00000000" w14:paraId="000001A3">
      <w:pPr>
        <w:widowControl w:val="0"/>
        <w:numPr>
          <w:ilvl w:val="0"/>
          <w:numId w:val="19"/>
        </w:numPr>
        <w:spacing w:after="0" w:afterAutospacing="0" w:before="0" w:beforeAutospacing="0" w:lineRule="auto"/>
        <w:ind w:left="720" w:hanging="360"/>
        <w:rPr>
          <w:sz w:val="26"/>
          <w:szCs w:val="26"/>
        </w:rPr>
      </w:pPr>
      <w:r w:rsidDel="00000000" w:rsidR="00000000" w:rsidRPr="00000000">
        <w:rPr>
          <w:sz w:val="26"/>
          <w:szCs w:val="26"/>
          <w:rtl w:val="0"/>
        </w:rPr>
        <w:t xml:space="preserve">Continue to divide the sub-arrays as long as the current piece of the array has more than one element.</w:t>
      </w:r>
    </w:p>
    <w:p w:rsidR="00000000" w:rsidDel="00000000" w:rsidP="00000000" w:rsidRDefault="00000000" w:rsidRPr="00000000" w14:paraId="000001A4">
      <w:pPr>
        <w:widowControl w:val="0"/>
        <w:numPr>
          <w:ilvl w:val="0"/>
          <w:numId w:val="19"/>
        </w:numPr>
        <w:spacing w:after="0" w:afterAutospacing="0" w:before="0" w:beforeAutospacing="0" w:lineRule="auto"/>
        <w:ind w:left="720" w:hanging="360"/>
        <w:rPr>
          <w:sz w:val="26"/>
          <w:szCs w:val="26"/>
        </w:rPr>
      </w:pPr>
      <w:r w:rsidDel="00000000" w:rsidR="00000000" w:rsidRPr="00000000">
        <w:rPr>
          <w:sz w:val="26"/>
          <w:szCs w:val="26"/>
          <w:rtl w:val="0"/>
        </w:rPr>
        <w:t xml:space="preserve">Merge two sub-arrays together by always putting the lowest value first.</w:t>
      </w:r>
    </w:p>
    <w:p w:rsidR="00000000" w:rsidDel="00000000" w:rsidP="00000000" w:rsidRDefault="00000000" w:rsidRPr="00000000" w14:paraId="000001A5">
      <w:pPr>
        <w:widowControl w:val="0"/>
        <w:numPr>
          <w:ilvl w:val="0"/>
          <w:numId w:val="19"/>
        </w:numPr>
        <w:spacing w:after="240" w:before="0" w:beforeAutospacing="0" w:lineRule="auto"/>
        <w:ind w:left="720" w:hanging="360"/>
        <w:rPr>
          <w:sz w:val="26"/>
          <w:szCs w:val="26"/>
        </w:rPr>
      </w:pPr>
      <w:r w:rsidDel="00000000" w:rsidR="00000000" w:rsidRPr="00000000">
        <w:rPr>
          <w:sz w:val="26"/>
          <w:szCs w:val="26"/>
          <w:rtl w:val="0"/>
        </w:rPr>
        <w:t xml:space="preserve">Keep merging until there are no sub-arrays left.</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1A7">
      <w:pPr>
        <w:pStyle w:val="Heading2"/>
        <w:keepNext w:val="0"/>
        <w:keepLines w:val="0"/>
        <w:widowControl w:val="0"/>
        <w:spacing w:after="80" w:lineRule="auto"/>
        <w:rPr>
          <w:b w:val="1"/>
          <w:sz w:val="34"/>
          <w:szCs w:val="34"/>
        </w:rPr>
      </w:pPr>
      <w:bookmarkStart w:colFirst="0" w:colLast="0" w:name="_hx1u08i9tfrr" w:id="28"/>
      <w:bookmarkEnd w:id="28"/>
      <w:r w:rsidDel="00000000" w:rsidR="00000000" w:rsidRPr="00000000">
        <w:rPr>
          <w:b w:val="1"/>
          <w:sz w:val="34"/>
          <w:szCs w:val="34"/>
          <w:rtl w:val="0"/>
        </w:rPr>
        <w:t xml:space="preserve">Manual Run Through</w:t>
      </w:r>
    </w:p>
    <w:p w:rsidR="00000000" w:rsidDel="00000000" w:rsidP="00000000" w:rsidRDefault="00000000" w:rsidRPr="00000000" w14:paraId="000001A8">
      <w:pPr>
        <w:widowControl w:val="0"/>
        <w:spacing w:after="240" w:before="240" w:lineRule="auto"/>
        <w:rPr>
          <w:sz w:val="26"/>
          <w:szCs w:val="26"/>
        </w:rPr>
      </w:pPr>
      <w:r w:rsidDel="00000000" w:rsidR="00000000" w:rsidRPr="00000000">
        <w:rPr>
          <w:sz w:val="26"/>
          <w:szCs w:val="26"/>
          <w:rtl w:val="0"/>
        </w:rPr>
        <w:t xml:space="preserve">Let's try to do the sorting manually, just to get an even better understanding of how Merge Sort works before actually implementing it in a Python program.</w:t>
      </w:r>
    </w:p>
    <w:p w:rsidR="00000000" w:rsidDel="00000000" w:rsidP="00000000" w:rsidRDefault="00000000" w:rsidRPr="00000000" w14:paraId="000001A9">
      <w:pPr>
        <w:widowControl w:val="0"/>
        <w:spacing w:after="240" w:before="240" w:lineRule="auto"/>
        <w:rPr>
          <w:sz w:val="26"/>
          <w:szCs w:val="26"/>
        </w:rPr>
      </w:pPr>
      <w:r w:rsidDel="00000000" w:rsidR="00000000" w:rsidRPr="00000000">
        <w:rPr>
          <w:b w:val="1"/>
          <w:sz w:val="26"/>
          <w:szCs w:val="26"/>
          <w:rtl w:val="0"/>
        </w:rPr>
        <w:t xml:space="preserve">Step 1:</w:t>
      </w:r>
      <w:r w:rsidDel="00000000" w:rsidR="00000000" w:rsidRPr="00000000">
        <w:rPr>
          <w:sz w:val="26"/>
          <w:szCs w:val="26"/>
          <w:rtl w:val="0"/>
        </w:rPr>
        <w:t xml:space="preserve"> We start with an unsorted array, and we know that it splits in half until the sub-arrays only consist of one element. The Merge Sort function calls itself two times, once for each half of the array. That means that the first sub-array will split into the smallest pieces first.</w:t>
      </w:r>
    </w:p>
    <w:p w:rsidR="00000000" w:rsidDel="00000000" w:rsidP="00000000" w:rsidRDefault="00000000" w:rsidRPr="00000000" w14:paraId="000001AA">
      <w:pPr>
        <w:widowControl w:val="0"/>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[ 12, 8, 9, 3, 11, 5, 4]</w:t>
      </w:r>
    </w:p>
    <w:p w:rsidR="00000000" w:rsidDel="00000000" w:rsidP="00000000" w:rsidRDefault="00000000" w:rsidRPr="00000000" w14:paraId="000001AB">
      <w:pPr>
        <w:widowControl w:val="0"/>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[ 12, 8, 9] [ 3, 11, 5, 4]</w:t>
      </w:r>
    </w:p>
    <w:p w:rsidR="00000000" w:rsidDel="00000000" w:rsidP="00000000" w:rsidRDefault="00000000" w:rsidRPr="00000000" w14:paraId="000001AC">
      <w:pPr>
        <w:widowControl w:val="0"/>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[ 12] [ 8, 9] [ 3, 11, 5, 4]</w:t>
      </w:r>
    </w:p>
    <w:p w:rsidR="00000000" w:rsidDel="00000000" w:rsidP="00000000" w:rsidRDefault="00000000" w:rsidRPr="00000000" w14:paraId="000001AD">
      <w:pPr>
        <w:widowControl w:val="0"/>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[ 12] [ 8] [ 9] [ 3, 11, 5, 4]</w:t>
      </w:r>
    </w:p>
    <w:p w:rsidR="00000000" w:rsidDel="00000000" w:rsidP="00000000" w:rsidRDefault="00000000" w:rsidRPr="00000000" w14:paraId="000001AE">
      <w:pPr>
        <w:widowControl w:val="0"/>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F">
      <w:pPr>
        <w:widowControl w:val="0"/>
        <w:spacing w:after="240" w:before="240" w:lineRule="auto"/>
        <w:rPr>
          <w:sz w:val="26"/>
          <w:szCs w:val="26"/>
        </w:rPr>
      </w:pPr>
      <w:r w:rsidDel="00000000" w:rsidR="00000000" w:rsidRPr="00000000">
        <w:rPr>
          <w:b w:val="1"/>
          <w:sz w:val="26"/>
          <w:szCs w:val="26"/>
          <w:rtl w:val="0"/>
        </w:rPr>
        <w:t xml:space="preserve">Step 2:</w:t>
      </w:r>
      <w:r w:rsidDel="00000000" w:rsidR="00000000" w:rsidRPr="00000000">
        <w:rPr>
          <w:sz w:val="26"/>
          <w:szCs w:val="26"/>
          <w:rtl w:val="0"/>
        </w:rPr>
        <w:t xml:space="preserve"> The splitting of the first sub-array is finished, and now it is time to merge. 8 and 9 are the first two elements to be merged. 8 is the lowest value, so that comes before 9 in the first merged sub-array.</w:t>
      </w:r>
    </w:p>
    <w:p w:rsidR="00000000" w:rsidDel="00000000" w:rsidP="00000000" w:rsidRDefault="00000000" w:rsidRPr="00000000" w14:paraId="000001B0">
      <w:pPr>
        <w:widowControl w:val="0"/>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[ 12] [ 8, 9] [ 3, 11, 5, 4]</w:t>
      </w:r>
    </w:p>
    <w:p w:rsidR="00000000" w:rsidDel="00000000" w:rsidP="00000000" w:rsidRDefault="00000000" w:rsidRPr="00000000" w14:paraId="000001B1">
      <w:pPr>
        <w:widowControl w:val="0"/>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2">
      <w:pPr>
        <w:widowControl w:val="0"/>
        <w:spacing w:after="240" w:before="240" w:lineRule="auto"/>
        <w:rPr>
          <w:sz w:val="26"/>
          <w:szCs w:val="26"/>
        </w:rPr>
      </w:pPr>
      <w:r w:rsidDel="00000000" w:rsidR="00000000" w:rsidRPr="00000000">
        <w:rPr>
          <w:b w:val="1"/>
          <w:sz w:val="26"/>
          <w:szCs w:val="26"/>
          <w:rtl w:val="0"/>
        </w:rPr>
        <w:t xml:space="preserve">Step 3:</w:t>
      </w:r>
      <w:r w:rsidDel="00000000" w:rsidR="00000000" w:rsidRPr="00000000">
        <w:rPr>
          <w:sz w:val="26"/>
          <w:szCs w:val="26"/>
          <w:rtl w:val="0"/>
        </w:rPr>
        <w:t xml:space="preserve"> The next sub-arrays to be merged is [ 12] and [ 8, 9]. Values in both arrays are compared from the start. 8 is lower than 12, so 8 comes first, and 9 is also lower than 12.</w:t>
      </w:r>
    </w:p>
    <w:p w:rsidR="00000000" w:rsidDel="00000000" w:rsidP="00000000" w:rsidRDefault="00000000" w:rsidRPr="00000000" w14:paraId="000001B3">
      <w:pPr>
        <w:widowControl w:val="0"/>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[ 8, 9, 12] [ 3, 11, 5, 4]</w:t>
      </w:r>
    </w:p>
    <w:p w:rsidR="00000000" w:rsidDel="00000000" w:rsidP="00000000" w:rsidRDefault="00000000" w:rsidRPr="00000000" w14:paraId="000001B4">
      <w:pPr>
        <w:widowControl w:val="0"/>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5">
      <w:pPr>
        <w:widowControl w:val="0"/>
        <w:spacing w:after="240" w:before="240" w:lineRule="auto"/>
        <w:rPr>
          <w:sz w:val="26"/>
          <w:szCs w:val="26"/>
        </w:rPr>
      </w:pPr>
      <w:r w:rsidDel="00000000" w:rsidR="00000000" w:rsidRPr="00000000">
        <w:rPr>
          <w:b w:val="1"/>
          <w:sz w:val="26"/>
          <w:szCs w:val="26"/>
          <w:rtl w:val="0"/>
        </w:rPr>
        <w:t xml:space="preserve">Step 4:</w:t>
      </w:r>
      <w:r w:rsidDel="00000000" w:rsidR="00000000" w:rsidRPr="00000000">
        <w:rPr>
          <w:sz w:val="26"/>
          <w:szCs w:val="26"/>
          <w:rtl w:val="0"/>
        </w:rPr>
        <w:t xml:space="preserve"> Now the second big sub-array is split recursively.</w:t>
      </w:r>
    </w:p>
    <w:p w:rsidR="00000000" w:rsidDel="00000000" w:rsidP="00000000" w:rsidRDefault="00000000" w:rsidRPr="00000000" w14:paraId="000001B6">
      <w:pPr>
        <w:widowControl w:val="0"/>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[ 8, 9, 12] [ 3, 11, 5, 4]</w:t>
      </w:r>
    </w:p>
    <w:p w:rsidR="00000000" w:rsidDel="00000000" w:rsidP="00000000" w:rsidRDefault="00000000" w:rsidRPr="00000000" w14:paraId="000001B7">
      <w:pPr>
        <w:widowControl w:val="0"/>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[ 8, 9, 12] [ 3, 11] [ 5, 4]</w:t>
      </w:r>
    </w:p>
    <w:p w:rsidR="00000000" w:rsidDel="00000000" w:rsidP="00000000" w:rsidRDefault="00000000" w:rsidRPr="00000000" w14:paraId="000001B8">
      <w:pPr>
        <w:widowControl w:val="0"/>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[ 8, 9, 12] [ 3] [ 11] [ 5, 4]</w:t>
      </w:r>
    </w:p>
    <w:p w:rsidR="00000000" w:rsidDel="00000000" w:rsidP="00000000" w:rsidRDefault="00000000" w:rsidRPr="00000000" w14:paraId="000001B9">
      <w:pPr>
        <w:widowControl w:val="0"/>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A">
      <w:pPr>
        <w:widowControl w:val="0"/>
        <w:spacing w:after="240" w:before="240" w:lineRule="auto"/>
        <w:rPr>
          <w:sz w:val="26"/>
          <w:szCs w:val="26"/>
        </w:rPr>
      </w:pPr>
      <w:r w:rsidDel="00000000" w:rsidR="00000000" w:rsidRPr="00000000">
        <w:rPr>
          <w:b w:val="1"/>
          <w:sz w:val="26"/>
          <w:szCs w:val="26"/>
          <w:rtl w:val="0"/>
        </w:rPr>
        <w:t xml:space="preserve">Step 5:</w:t>
      </w:r>
      <w:r w:rsidDel="00000000" w:rsidR="00000000" w:rsidRPr="00000000">
        <w:rPr>
          <w:sz w:val="26"/>
          <w:szCs w:val="26"/>
          <w:rtl w:val="0"/>
        </w:rPr>
        <w:t xml:space="preserve"> 3 and 11 are merged back together in the same order as they are shown because 3 is lower than 11.</w:t>
      </w:r>
    </w:p>
    <w:p w:rsidR="00000000" w:rsidDel="00000000" w:rsidP="00000000" w:rsidRDefault="00000000" w:rsidRPr="00000000" w14:paraId="000001BB">
      <w:pPr>
        <w:widowControl w:val="0"/>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[ 8, 9, 12] [ 3, 11] [ 5, 4]</w:t>
      </w:r>
    </w:p>
    <w:p w:rsidR="00000000" w:rsidDel="00000000" w:rsidP="00000000" w:rsidRDefault="00000000" w:rsidRPr="00000000" w14:paraId="000001BC">
      <w:pPr>
        <w:widowControl w:val="0"/>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widowControl w:val="0"/>
        <w:spacing w:after="240" w:before="240" w:lineRule="auto"/>
        <w:rPr>
          <w:sz w:val="26"/>
          <w:szCs w:val="26"/>
        </w:rPr>
      </w:pPr>
      <w:r w:rsidDel="00000000" w:rsidR="00000000" w:rsidRPr="00000000">
        <w:rPr>
          <w:b w:val="1"/>
          <w:sz w:val="26"/>
          <w:szCs w:val="26"/>
          <w:rtl w:val="0"/>
        </w:rPr>
        <w:t xml:space="preserve">Step 6:</w:t>
      </w:r>
      <w:r w:rsidDel="00000000" w:rsidR="00000000" w:rsidRPr="00000000">
        <w:rPr>
          <w:sz w:val="26"/>
          <w:szCs w:val="26"/>
          <w:rtl w:val="0"/>
        </w:rPr>
        <w:t xml:space="preserve"> Sub-array with values 5 and 4 is split, then merged so that 4 comes before 5.</w:t>
      </w:r>
    </w:p>
    <w:p w:rsidR="00000000" w:rsidDel="00000000" w:rsidP="00000000" w:rsidRDefault="00000000" w:rsidRPr="00000000" w14:paraId="000001BE">
      <w:pPr>
        <w:widowControl w:val="0"/>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[ 8, 9, 12] [ 3, 11] [ 5] [ 4]</w:t>
      </w:r>
    </w:p>
    <w:p w:rsidR="00000000" w:rsidDel="00000000" w:rsidP="00000000" w:rsidRDefault="00000000" w:rsidRPr="00000000" w14:paraId="000001BF">
      <w:pPr>
        <w:widowControl w:val="0"/>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[ 8, 9, 12] [ 3, 11] [ 4, 5]</w:t>
      </w:r>
    </w:p>
    <w:p w:rsidR="00000000" w:rsidDel="00000000" w:rsidP="00000000" w:rsidRDefault="00000000" w:rsidRPr="00000000" w14:paraId="000001C0">
      <w:pPr>
        <w:widowControl w:val="0"/>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1">
      <w:pPr>
        <w:widowControl w:val="0"/>
        <w:spacing w:after="240" w:before="240" w:lineRule="auto"/>
        <w:rPr>
          <w:sz w:val="26"/>
          <w:szCs w:val="26"/>
        </w:rPr>
      </w:pPr>
      <w:r w:rsidDel="00000000" w:rsidR="00000000" w:rsidRPr="00000000">
        <w:rPr>
          <w:b w:val="1"/>
          <w:sz w:val="26"/>
          <w:szCs w:val="26"/>
          <w:rtl w:val="0"/>
        </w:rPr>
        <w:t xml:space="preserve">Step 7:</w:t>
      </w:r>
      <w:r w:rsidDel="00000000" w:rsidR="00000000" w:rsidRPr="00000000">
        <w:rPr>
          <w:sz w:val="26"/>
          <w:szCs w:val="26"/>
          <w:rtl w:val="0"/>
        </w:rPr>
        <w:t xml:space="preserve"> The two sub-arrays on the right are merged. Comparisons are done to create elements in the new merged array:</w:t>
      </w:r>
    </w:p>
    <w:p w:rsidR="00000000" w:rsidDel="00000000" w:rsidP="00000000" w:rsidRDefault="00000000" w:rsidRPr="00000000" w14:paraId="000001C2">
      <w:pPr>
        <w:widowControl w:val="0"/>
        <w:numPr>
          <w:ilvl w:val="0"/>
          <w:numId w:val="9"/>
        </w:numPr>
        <w:spacing w:after="0" w:afterAutospacing="0" w:before="240" w:lineRule="auto"/>
        <w:ind w:left="720" w:hanging="360"/>
        <w:rPr>
          <w:sz w:val="26"/>
          <w:szCs w:val="26"/>
        </w:rPr>
      </w:pPr>
      <w:r w:rsidDel="00000000" w:rsidR="00000000" w:rsidRPr="00000000">
        <w:rPr>
          <w:sz w:val="26"/>
          <w:szCs w:val="26"/>
          <w:rtl w:val="0"/>
        </w:rPr>
        <w:t xml:space="preserve">3 is lower than 4</w:t>
      </w:r>
    </w:p>
    <w:p w:rsidR="00000000" w:rsidDel="00000000" w:rsidP="00000000" w:rsidRDefault="00000000" w:rsidRPr="00000000" w14:paraId="000001C3">
      <w:pPr>
        <w:widowControl w:val="0"/>
        <w:numPr>
          <w:ilvl w:val="0"/>
          <w:numId w:val="9"/>
        </w:numPr>
        <w:spacing w:after="0" w:afterAutospacing="0" w:before="0" w:beforeAutospacing="0" w:lineRule="auto"/>
        <w:ind w:left="720" w:hanging="360"/>
        <w:rPr>
          <w:sz w:val="26"/>
          <w:szCs w:val="26"/>
        </w:rPr>
      </w:pPr>
      <w:r w:rsidDel="00000000" w:rsidR="00000000" w:rsidRPr="00000000">
        <w:rPr>
          <w:sz w:val="26"/>
          <w:szCs w:val="26"/>
          <w:rtl w:val="0"/>
        </w:rPr>
        <w:t xml:space="preserve">4 is lower than 11</w:t>
      </w:r>
    </w:p>
    <w:p w:rsidR="00000000" w:rsidDel="00000000" w:rsidP="00000000" w:rsidRDefault="00000000" w:rsidRPr="00000000" w14:paraId="000001C4">
      <w:pPr>
        <w:widowControl w:val="0"/>
        <w:numPr>
          <w:ilvl w:val="0"/>
          <w:numId w:val="9"/>
        </w:numPr>
        <w:spacing w:after="0" w:afterAutospacing="0" w:before="0" w:beforeAutospacing="0" w:lineRule="auto"/>
        <w:ind w:left="720" w:hanging="360"/>
        <w:rPr>
          <w:sz w:val="26"/>
          <w:szCs w:val="26"/>
        </w:rPr>
      </w:pPr>
      <w:r w:rsidDel="00000000" w:rsidR="00000000" w:rsidRPr="00000000">
        <w:rPr>
          <w:sz w:val="26"/>
          <w:szCs w:val="26"/>
          <w:rtl w:val="0"/>
        </w:rPr>
        <w:t xml:space="preserve">5 is lower than 11</w:t>
      </w:r>
    </w:p>
    <w:p w:rsidR="00000000" w:rsidDel="00000000" w:rsidP="00000000" w:rsidRDefault="00000000" w:rsidRPr="00000000" w14:paraId="000001C5">
      <w:pPr>
        <w:widowControl w:val="0"/>
        <w:numPr>
          <w:ilvl w:val="0"/>
          <w:numId w:val="9"/>
        </w:numPr>
        <w:spacing w:after="240" w:before="0" w:beforeAutospacing="0" w:lineRule="auto"/>
        <w:ind w:left="720" w:hanging="360"/>
        <w:rPr>
          <w:sz w:val="26"/>
          <w:szCs w:val="26"/>
        </w:rPr>
      </w:pPr>
      <w:r w:rsidDel="00000000" w:rsidR="00000000" w:rsidRPr="00000000">
        <w:rPr>
          <w:sz w:val="26"/>
          <w:szCs w:val="26"/>
          <w:rtl w:val="0"/>
        </w:rPr>
        <w:t xml:space="preserve">11 is the last remaining value</w:t>
      </w:r>
    </w:p>
    <w:p w:rsidR="00000000" w:rsidDel="00000000" w:rsidP="00000000" w:rsidRDefault="00000000" w:rsidRPr="00000000" w14:paraId="000001C6">
      <w:pPr>
        <w:widowControl w:val="0"/>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[ 8, 9, 12] [ 3, 4, 5, 11]</w:t>
      </w:r>
    </w:p>
    <w:p w:rsidR="00000000" w:rsidDel="00000000" w:rsidP="00000000" w:rsidRDefault="00000000" w:rsidRPr="00000000" w14:paraId="000001C7">
      <w:pPr>
        <w:widowControl w:val="0"/>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8">
      <w:pPr>
        <w:widowControl w:val="0"/>
        <w:spacing w:after="240" w:before="240" w:lineRule="auto"/>
        <w:rPr>
          <w:sz w:val="26"/>
          <w:szCs w:val="26"/>
        </w:rPr>
      </w:pPr>
      <w:r w:rsidDel="00000000" w:rsidR="00000000" w:rsidRPr="00000000">
        <w:rPr>
          <w:b w:val="1"/>
          <w:sz w:val="26"/>
          <w:szCs w:val="26"/>
          <w:rtl w:val="0"/>
        </w:rPr>
        <w:t xml:space="preserve">Step 8:</w:t>
      </w:r>
      <w:r w:rsidDel="00000000" w:rsidR="00000000" w:rsidRPr="00000000">
        <w:rPr>
          <w:sz w:val="26"/>
          <w:szCs w:val="26"/>
          <w:rtl w:val="0"/>
        </w:rPr>
        <w:t xml:space="preserve"> The two last remaining sub-arrays are merged. Let's look at how the comparisons are done in more detail to create the new merged and finished sorted array:</w:t>
      </w:r>
    </w:p>
    <w:p w:rsidR="00000000" w:rsidDel="00000000" w:rsidP="00000000" w:rsidRDefault="00000000" w:rsidRPr="00000000" w14:paraId="000001C9">
      <w:pPr>
        <w:widowControl w:val="0"/>
        <w:spacing w:after="240" w:before="240" w:lineRule="auto"/>
        <w:rPr>
          <w:sz w:val="26"/>
          <w:szCs w:val="26"/>
        </w:rPr>
      </w:pPr>
      <w:r w:rsidDel="00000000" w:rsidR="00000000" w:rsidRPr="00000000">
        <w:rPr>
          <w:sz w:val="26"/>
          <w:szCs w:val="26"/>
          <w:rtl w:val="0"/>
        </w:rPr>
        <w:t xml:space="preserve">3 is lower than 8:</w:t>
      </w:r>
    </w:p>
    <w:p w:rsidR="00000000" w:rsidDel="00000000" w:rsidP="00000000" w:rsidRDefault="00000000" w:rsidRPr="00000000" w14:paraId="000001CA">
      <w:pPr>
        <w:widowControl w:val="0"/>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Before [ 8, 9, 12] [ 3, 4, 5, 11]</w:t>
      </w:r>
    </w:p>
    <w:p w:rsidR="00000000" w:rsidDel="00000000" w:rsidP="00000000" w:rsidRDefault="00000000" w:rsidRPr="00000000" w14:paraId="000001CB">
      <w:pPr>
        <w:widowControl w:val="0"/>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After: [ 3, 8, 9, 12] [ 4, 5, 11]</w:t>
      </w:r>
    </w:p>
    <w:p w:rsidR="00000000" w:rsidDel="00000000" w:rsidP="00000000" w:rsidRDefault="00000000" w:rsidRPr="00000000" w14:paraId="000001CC">
      <w:pPr>
        <w:widowControl w:val="0"/>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D">
      <w:pPr>
        <w:widowControl w:val="0"/>
        <w:spacing w:after="240" w:before="240" w:lineRule="auto"/>
        <w:rPr>
          <w:sz w:val="26"/>
          <w:szCs w:val="26"/>
        </w:rPr>
      </w:pPr>
      <w:r w:rsidDel="00000000" w:rsidR="00000000" w:rsidRPr="00000000">
        <w:rPr>
          <w:b w:val="1"/>
          <w:sz w:val="26"/>
          <w:szCs w:val="26"/>
          <w:rtl w:val="0"/>
        </w:rPr>
        <w:t xml:space="preserve">Step 9:</w:t>
      </w:r>
      <w:r w:rsidDel="00000000" w:rsidR="00000000" w:rsidRPr="00000000">
        <w:rPr>
          <w:sz w:val="26"/>
          <w:szCs w:val="26"/>
          <w:rtl w:val="0"/>
        </w:rPr>
        <w:t xml:space="preserve"> 4 is lower than 8:</w:t>
      </w:r>
    </w:p>
    <w:p w:rsidR="00000000" w:rsidDel="00000000" w:rsidP="00000000" w:rsidRDefault="00000000" w:rsidRPr="00000000" w14:paraId="000001CE">
      <w:pPr>
        <w:widowControl w:val="0"/>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Before [ 3, 8, 9, 12] [ 4, 5, 11]</w:t>
      </w:r>
    </w:p>
    <w:p w:rsidR="00000000" w:rsidDel="00000000" w:rsidP="00000000" w:rsidRDefault="00000000" w:rsidRPr="00000000" w14:paraId="000001CF">
      <w:pPr>
        <w:widowControl w:val="0"/>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After: [ 3, 4, 8, 9, 12] [ 5, 11]</w:t>
      </w:r>
    </w:p>
    <w:p w:rsidR="00000000" w:rsidDel="00000000" w:rsidP="00000000" w:rsidRDefault="00000000" w:rsidRPr="00000000" w14:paraId="000001D0">
      <w:pPr>
        <w:widowControl w:val="0"/>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1">
      <w:pPr>
        <w:widowControl w:val="0"/>
        <w:spacing w:after="240" w:before="240" w:lineRule="auto"/>
        <w:rPr>
          <w:sz w:val="26"/>
          <w:szCs w:val="26"/>
        </w:rPr>
      </w:pPr>
      <w:r w:rsidDel="00000000" w:rsidR="00000000" w:rsidRPr="00000000">
        <w:rPr>
          <w:b w:val="1"/>
          <w:sz w:val="26"/>
          <w:szCs w:val="26"/>
          <w:rtl w:val="0"/>
        </w:rPr>
        <w:t xml:space="preserve">Step 10:</w:t>
      </w:r>
      <w:r w:rsidDel="00000000" w:rsidR="00000000" w:rsidRPr="00000000">
        <w:rPr>
          <w:sz w:val="26"/>
          <w:szCs w:val="26"/>
          <w:rtl w:val="0"/>
        </w:rPr>
        <w:t xml:space="preserve"> 5 is lower than 8:</w:t>
      </w:r>
    </w:p>
    <w:p w:rsidR="00000000" w:rsidDel="00000000" w:rsidP="00000000" w:rsidRDefault="00000000" w:rsidRPr="00000000" w14:paraId="000001D2">
      <w:pPr>
        <w:widowControl w:val="0"/>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Before [ 3, 4, 8, 9, 12] [ 5, 11]</w:t>
      </w:r>
    </w:p>
    <w:p w:rsidR="00000000" w:rsidDel="00000000" w:rsidP="00000000" w:rsidRDefault="00000000" w:rsidRPr="00000000" w14:paraId="000001D3">
      <w:pPr>
        <w:widowControl w:val="0"/>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After: [ 3, 4, 5, 8, 9, 12] [ 11]</w:t>
      </w:r>
    </w:p>
    <w:p w:rsidR="00000000" w:rsidDel="00000000" w:rsidP="00000000" w:rsidRDefault="00000000" w:rsidRPr="00000000" w14:paraId="000001D4">
      <w:pPr>
        <w:widowControl w:val="0"/>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5">
      <w:pPr>
        <w:widowControl w:val="0"/>
        <w:spacing w:after="240" w:before="240" w:lineRule="auto"/>
        <w:rPr>
          <w:sz w:val="26"/>
          <w:szCs w:val="26"/>
        </w:rPr>
      </w:pPr>
      <w:r w:rsidDel="00000000" w:rsidR="00000000" w:rsidRPr="00000000">
        <w:rPr>
          <w:b w:val="1"/>
          <w:sz w:val="26"/>
          <w:szCs w:val="26"/>
          <w:rtl w:val="0"/>
        </w:rPr>
        <w:t xml:space="preserve">Step 11:</w:t>
      </w:r>
      <w:r w:rsidDel="00000000" w:rsidR="00000000" w:rsidRPr="00000000">
        <w:rPr>
          <w:sz w:val="26"/>
          <w:szCs w:val="26"/>
          <w:rtl w:val="0"/>
        </w:rPr>
        <w:t xml:space="preserve"> 8 and 9 are lower than 11:</w:t>
      </w:r>
    </w:p>
    <w:p w:rsidR="00000000" w:rsidDel="00000000" w:rsidP="00000000" w:rsidRDefault="00000000" w:rsidRPr="00000000" w14:paraId="000001D6">
      <w:pPr>
        <w:widowControl w:val="0"/>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Before [ 3, 4, 5, 8, 9, 12] [ 11]</w:t>
      </w:r>
    </w:p>
    <w:p w:rsidR="00000000" w:rsidDel="00000000" w:rsidP="00000000" w:rsidRDefault="00000000" w:rsidRPr="00000000" w14:paraId="000001D7">
      <w:pPr>
        <w:widowControl w:val="0"/>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After: [ 3, 4, 5, 8, 9, 12] [ 11]</w:t>
      </w:r>
    </w:p>
    <w:p w:rsidR="00000000" w:rsidDel="00000000" w:rsidP="00000000" w:rsidRDefault="00000000" w:rsidRPr="00000000" w14:paraId="000001D8">
      <w:pPr>
        <w:widowControl w:val="0"/>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9">
      <w:pPr>
        <w:widowControl w:val="0"/>
        <w:spacing w:after="240" w:before="240" w:lineRule="auto"/>
        <w:rPr>
          <w:sz w:val="26"/>
          <w:szCs w:val="26"/>
        </w:rPr>
      </w:pPr>
      <w:r w:rsidDel="00000000" w:rsidR="00000000" w:rsidRPr="00000000">
        <w:rPr>
          <w:b w:val="1"/>
          <w:sz w:val="26"/>
          <w:szCs w:val="26"/>
          <w:rtl w:val="0"/>
        </w:rPr>
        <w:t xml:space="preserve">Step 12:</w:t>
      </w:r>
      <w:r w:rsidDel="00000000" w:rsidR="00000000" w:rsidRPr="00000000">
        <w:rPr>
          <w:sz w:val="26"/>
          <w:szCs w:val="26"/>
          <w:rtl w:val="0"/>
        </w:rPr>
        <w:t xml:space="preserve"> 11 is lower than 12:</w:t>
      </w:r>
    </w:p>
    <w:p w:rsidR="00000000" w:rsidDel="00000000" w:rsidP="00000000" w:rsidRDefault="00000000" w:rsidRPr="00000000" w14:paraId="000001DA">
      <w:pPr>
        <w:widowControl w:val="0"/>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Before [ 3, 4, 5, 8, 9, 12] [ 11]</w:t>
      </w:r>
    </w:p>
    <w:p w:rsidR="00000000" w:rsidDel="00000000" w:rsidP="00000000" w:rsidRDefault="00000000" w:rsidRPr="00000000" w14:paraId="000001DB">
      <w:pPr>
        <w:widowControl w:val="0"/>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After: [ 3, 4, 5, 8, 9, 11, 12]</w:t>
      </w:r>
    </w:p>
    <w:p w:rsidR="00000000" w:rsidDel="00000000" w:rsidP="00000000" w:rsidRDefault="00000000" w:rsidRPr="00000000" w14:paraId="000001DC">
      <w:pPr>
        <w:widowControl w:val="0"/>
        <w:spacing w:after="240" w:before="240" w:lineRule="auto"/>
        <w:rPr>
          <w:sz w:val="26"/>
          <w:szCs w:val="26"/>
        </w:rPr>
      </w:pPr>
      <w:r w:rsidDel="00000000" w:rsidR="00000000" w:rsidRPr="00000000">
        <w:rPr>
          <w:sz w:val="26"/>
          <w:szCs w:val="26"/>
          <w:rtl w:val="0"/>
        </w:rPr>
        <w:t xml:space="preserve">The sorting is finished!</w:t>
      </w:r>
    </w:p>
    <w:p w:rsidR="00000000" w:rsidDel="00000000" w:rsidP="00000000" w:rsidRDefault="00000000" w:rsidRPr="00000000" w14:paraId="000001DD">
      <w:pPr>
        <w:pStyle w:val="Heading2"/>
        <w:keepNext w:val="0"/>
        <w:keepLines w:val="0"/>
        <w:widowControl w:val="0"/>
        <w:spacing w:after="80" w:lineRule="auto"/>
        <w:rPr>
          <w:b w:val="1"/>
          <w:sz w:val="34"/>
          <w:szCs w:val="34"/>
        </w:rPr>
      </w:pPr>
      <w:bookmarkStart w:colFirst="0" w:colLast="0" w:name="_hcn1791zhgx" w:id="29"/>
      <w:bookmarkEnd w:id="29"/>
      <w:r w:rsidDel="00000000" w:rsidR="00000000" w:rsidRPr="00000000">
        <w:rPr>
          <w:b w:val="1"/>
          <w:sz w:val="34"/>
          <w:szCs w:val="34"/>
          <w:rtl w:val="0"/>
        </w:rPr>
        <w:t xml:space="preserve">Implement Merge Sort in Python</w:t>
      </w:r>
    </w:p>
    <w:p w:rsidR="00000000" w:rsidDel="00000000" w:rsidP="00000000" w:rsidRDefault="00000000" w:rsidRPr="00000000" w14:paraId="000001DE">
      <w:pPr>
        <w:widowControl w:val="0"/>
        <w:spacing w:after="240" w:before="240" w:lineRule="auto"/>
        <w:rPr>
          <w:sz w:val="26"/>
          <w:szCs w:val="26"/>
        </w:rPr>
      </w:pPr>
      <w:r w:rsidDel="00000000" w:rsidR="00000000" w:rsidRPr="00000000">
        <w:rPr>
          <w:sz w:val="26"/>
          <w:szCs w:val="26"/>
          <w:rtl w:val="0"/>
        </w:rPr>
        <w:t xml:space="preserve">To implement the Merge Sort algorithm we need:</w:t>
      </w:r>
    </w:p>
    <w:p w:rsidR="00000000" w:rsidDel="00000000" w:rsidP="00000000" w:rsidRDefault="00000000" w:rsidRPr="00000000" w14:paraId="000001DF">
      <w:pPr>
        <w:widowControl w:val="0"/>
        <w:numPr>
          <w:ilvl w:val="0"/>
          <w:numId w:val="23"/>
        </w:numPr>
        <w:spacing w:after="0" w:afterAutospacing="0" w:before="240" w:lineRule="auto"/>
        <w:ind w:left="720" w:hanging="360"/>
        <w:rPr>
          <w:sz w:val="26"/>
          <w:szCs w:val="26"/>
        </w:rPr>
      </w:pPr>
      <w:r w:rsidDel="00000000" w:rsidR="00000000" w:rsidRPr="00000000">
        <w:rPr>
          <w:sz w:val="26"/>
          <w:szCs w:val="26"/>
          <w:rtl w:val="0"/>
        </w:rPr>
        <w:t xml:space="preserve">An array with values that needs to be sorted.</w:t>
      </w:r>
    </w:p>
    <w:p w:rsidR="00000000" w:rsidDel="00000000" w:rsidP="00000000" w:rsidRDefault="00000000" w:rsidRPr="00000000" w14:paraId="000001E0">
      <w:pPr>
        <w:widowControl w:val="0"/>
        <w:numPr>
          <w:ilvl w:val="0"/>
          <w:numId w:val="23"/>
        </w:numPr>
        <w:spacing w:after="0" w:afterAutospacing="0" w:before="0" w:beforeAutospacing="0" w:lineRule="auto"/>
        <w:ind w:left="720" w:hanging="360"/>
        <w:rPr>
          <w:sz w:val="26"/>
          <w:szCs w:val="26"/>
        </w:rPr>
      </w:pPr>
      <w:r w:rsidDel="00000000" w:rsidR="00000000" w:rsidRPr="00000000">
        <w:rPr>
          <w:sz w:val="26"/>
          <w:szCs w:val="26"/>
          <w:rtl w:val="0"/>
        </w:rPr>
        <w:t xml:space="preserve">A function that takes an array, splits it in two, and calls itself with each half of that array so that the arrays are split again and again recursively, until a sub-array only consist of one value.</w:t>
      </w:r>
    </w:p>
    <w:p w:rsidR="00000000" w:rsidDel="00000000" w:rsidP="00000000" w:rsidRDefault="00000000" w:rsidRPr="00000000" w14:paraId="000001E1">
      <w:pPr>
        <w:widowControl w:val="0"/>
        <w:numPr>
          <w:ilvl w:val="0"/>
          <w:numId w:val="23"/>
        </w:numPr>
        <w:spacing w:after="240" w:before="0" w:beforeAutospacing="0" w:lineRule="auto"/>
        <w:ind w:left="720" w:hanging="360"/>
        <w:rPr>
          <w:sz w:val="26"/>
          <w:szCs w:val="26"/>
        </w:rPr>
      </w:pPr>
      <w:r w:rsidDel="00000000" w:rsidR="00000000" w:rsidRPr="00000000">
        <w:rPr>
          <w:sz w:val="26"/>
          <w:szCs w:val="26"/>
          <w:rtl w:val="0"/>
        </w:rPr>
        <w:t xml:space="preserve">Another function that merges the sub-arrays back together in a sorted way.</w:t>
      </w:r>
    </w:p>
    <w:p w:rsidR="00000000" w:rsidDel="00000000" w:rsidP="00000000" w:rsidRDefault="00000000" w:rsidRPr="00000000" w14:paraId="000001E2">
      <w:pPr>
        <w:widowControl w:val="0"/>
        <w:spacing w:after="240" w:before="240" w:lineRule="auto"/>
        <w:rPr>
          <w:sz w:val="26"/>
          <w:szCs w:val="26"/>
        </w:rPr>
      </w:pPr>
      <w:r w:rsidDel="00000000" w:rsidR="00000000" w:rsidRPr="00000000">
        <w:rPr>
          <w:sz w:val="26"/>
          <w:szCs w:val="26"/>
          <w:rtl w:val="0"/>
        </w:rPr>
        <w:t xml:space="preserve">The resulting code looks like this:</w:t>
      </w:r>
    </w:p>
    <w:tbl>
      <w:tblPr>
        <w:tblStyle w:val="Table11"/>
        <w:jc w:val="left"/>
        <w:tblLayout w:type="fixed"/>
        <w:tblLook w:val="0600"/>
      </w:tblPr>
      <w:tblGrid>
        <w:gridCol w:w="9360"/>
        <w:tblGridChange w:id="0">
          <w:tblGrid>
            <w:gridCol w:w="9360"/>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Fonts w:ascii="Consolas" w:cs="Consolas" w:eastAsia="Consolas" w:hAnsi="Consolas"/>
                <w:color w:val="955ae7"/>
                <w:sz w:val="26"/>
                <w:szCs w:val="26"/>
                <w:shd w:fill="efecf4" w:val="clear"/>
                <w:rtl w:val="0"/>
              </w:rPr>
              <w:t xml:space="preserve">def</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576ddb"/>
                <w:sz w:val="26"/>
                <w:szCs w:val="26"/>
                <w:shd w:fill="efecf4" w:val="clear"/>
                <w:rtl w:val="0"/>
              </w:rPr>
              <w:t xml:space="preserve">mergeSort</w:t>
            </w:r>
            <w:r w:rsidDel="00000000" w:rsidR="00000000" w:rsidRPr="00000000">
              <w:rPr>
                <w:rFonts w:ascii="Consolas" w:cs="Consolas" w:eastAsia="Consolas" w:hAnsi="Consolas"/>
                <w:color w:val="aa573c"/>
                <w:sz w:val="26"/>
                <w:szCs w:val="26"/>
                <w:shd w:fill="efecf4" w:val="clear"/>
                <w:rtl w:val="0"/>
              </w:rPr>
              <w:t xml:space="preserve">(arr)</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w:t>
            </w:r>
            <w:r w:rsidDel="00000000" w:rsidR="00000000" w:rsidRPr="00000000">
              <w:rPr>
                <w:rFonts w:ascii="Consolas" w:cs="Consolas" w:eastAsia="Consolas" w:hAnsi="Consolas"/>
                <w:color w:val="955ae7"/>
                <w:sz w:val="26"/>
                <w:szCs w:val="26"/>
                <w:shd w:fill="efecf4" w:val="clear"/>
                <w:rtl w:val="0"/>
              </w:rPr>
              <w:t xml:space="preserve">if</w:t>
            </w:r>
            <w:r w:rsidDel="00000000" w:rsidR="00000000" w:rsidRPr="00000000">
              <w:rPr>
                <w:rFonts w:ascii="Consolas" w:cs="Consolas" w:eastAsia="Consolas" w:hAnsi="Consolas"/>
                <w:color w:val="585260"/>
                <w:sz w:val="26"/>
                <w:szCs w:val="26"/>
                <w:shd w:fill="efecf4" w:val="clear"/>
                <w:rtl w:val="0"/>
              </w:rPr>
              <w:t xml:space="preserve"> len(arr) &lt;= </w:t>
            </w:r>
            <w:r w:rsidDel="00000000" w:rsidR="00000000" w:rsidRPr="00000000">
              <w:rPr>
                <w:rFonts w:ascii="Consolas" w:cs="Consolas" w:eastAsia="Consolas" w:hAnsi="Consolas"/>
                <w:color w:val="aa573c"/>
                <w:sz w:val="26"/>
                <w:szCs w:val="26"/>
                <w:shd w:fill="efecf4" w:val="clear"/>
                <w:rtl w:val="0"/>
              </w:rPr>
              <w:t xml:space="preserve">1</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w:t>
            </w:r>
            <w:r w:rsidDel="00000000" w:rsidR="00000000" w:rsidRPr="00000000">
              <w:rPr>
                <w:rFonts w:ascii="Consolas" w:cs="Consolas" w:eastAsia="Consolas" w:hAnsi="Consolas"/>
                <w:color w:val="955ae7"/>
                <w:sz w:val="26"/>
                <w:szCs w:val="26"/>
                <w:shd w:fill="efecf4" w:val="clear"/>
                <w:rtl w:val="0"/>
              </w:rPr>
              <w:t xml:space="preserve">return</w:t>
            </w:r>
            <w:r w:rsidDel="00000000" w:rsidR="00000000" w:rsidRPr="00000000">
              <w:rPr>
                <w:rFonts w:ascii="Consolas" w:cs="Consolas" w:eastAsia="Consolas" w:hAnsi="Consolas"/>
                <w:color w:val="585260"/>
                <w:sz w:val="26"/>
                <w:szCs w:val="26"/>
                <w:shd w:fill="efecf4" w:val="clear"/>
                <w:rtl w:val="0"/>
              </w:rPr>
              <w:t xml:space="preserve"> arr</w:t>
              <w:br w:type="textWrapping"/>
              <w:br w:type="textWrapping"/>
              <w:t xml:space="preserve">  mid = len(arr) // </w:t>
            </w:r>
            <w:r w:rsidDel="00000000" w:rsidR="00000000" w:rsidRPr="00000000">
              <w:rPr>
                <w:rFonts w:ascii="Consolas" w:cs="Consolas" w:eastAsia="Consolas" w:hAnsi="Consolas"/>
                <w:color w:val="aa573c"/>
                <w:sz w:val="26"/>
                <w:szCs w:val="26"/>
                <w:shd w:fill="efecf4" w:val="clear"/>
                <w:rtl w:val="0"/>
              </w:rPr>
              <w:t xml:space="preserve">2</w:t>
            </w:r>
            <w:r w:rsidDel="00000000" w:rsidR="00000000" w:rsidRPr="00000000">
              <w:rPr>
                <w:rFonts w:ascii="Consolas" w:cs="Consolas" w:eastAsia="Consolas" w:hAnsi="Consolas"/>
                <w:color w:val="585260"/>
                <w:sz w:val="26"/>
                <w:szCs w:val="26"/>
                <w:shd w:fill="efecf4" w:val="clear"/>
                <w:rtl w:val="0"/>
              </w:rPr>
              <w:br w:type="textWrapping"/>
              <w:t xml:space="preserve">  leftHalf = arr[:mid]</w:t>
              <w:br w:type="textWrapping"/>
              <w:t xml:space="preserve">  rightHalf = arr[mid:]</w:t>
              <w:br w:type="textWrapping"/>
              <w:br w:type="textWrapping"/>
              <w:t xml:space="preserve">  sortedLeft = mergeSort(leftHalf)</w:t>
              <w:br w:type="textWrapping"/>
              <w:t xml:space="preserve">  sortedRight = mergeSort(rightHalf)</w:t>
              <w:br w:type="textWrapping"/>
              <w:br w:type="textWrapping"/>
              <w:t xml:space="preserve">  </w:t>
            </w:r>
            <w:r w:rsidDel="00000000" w:rsidR="00000000" w:rsidRPr="00000000">
              <w:rPr>
                <w:rFonts w:ascii="Consolas" w:cs="Consolas" w:eastAsia="Consolas" w:hAnsi="Consolas"/>
                <w:color w:val="955ae7"/>
                <w:sz w:val="26"/>
                <w:szCs w:val="26"/>
                <w:shd w:fill="efecf4" w:val="clear"/>
                <w:rtl w:val="0"/>
              </w:rPr>
              <w:t xml:space="preserve">return</w:t>
            </w:r>
            <w:r w:rsidDel="00000000" w:rsidR="00000000" w:rsidRPr="00000000">
              <w:rPr>
                <w:rFonts w:ascii="Consolas" w:cs="Consolas" w:eastAsia="Consolas" w:hAnsi="Consolas"/>
                <w:color w:val="585260"/>
                <w:sz w:val="26"/>
                <w:szCs w:val="26"/>
                <w:shd w:fill="efecf4" w:val="clear"/>
                <w:rtl w:val="0"/>
              </w:rPr>
              <w:t xml:space="preserve"> merge(sortedLeft, sortedRight)</w:t>
              <w:br w:type="textWrapping"/>
              <w:br w:type="textWrapping"/>
            </w:r>
            <w:r w:rsidDel="00000000" w:rsidR="00000000" w:rsidRPr="00000000">
              <w:rPr>
                <w:rFonts w:ascii="Consolas" w:cs="Consolas" w:eastAsia="Consolas" w:hAnsi="Consolas"/>
                <w:color w:val="955ae7"/>
                <w:sz w:val="26"/>
                <w:szCs w:val="26"/>
                <w:shd w:fill="efecf4" w:val="clear"/>
                <w:rtl w:val="0"/>
              </w:rPr>
              <w:t xml:space="preserve">def</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576ddb"/>
                <w:sz w:val="26"/>
                <w:szCs w:val="26"/>
                <w:shd w:fill="efecf4" w:val="clear"/>
                <w:rtl w:val="0"/>
              </w:rPr>
              <w:t xml:space="preserve">merge</w:t>
            </w:r>
            <w:r w:rsidDel="00000000" w:rsidR="00000000" w:rsidRPr="00000000">
              <w:rPr>
                <w:rFonts w:ascii="Consolas" w:cs="Consolas" w:eastAsia="Consolas" w:hAnsi="Consolas"/>
                <w:color w:val="aa573c"/>
                <w:sz w:val="26"/>
                <w:szCs w:val="26"/>
                <w:shd w:fill="efecf4" w:val="clear"/>
                <w:rtl w:val="0"/>
              </w:rPr>
              <w:t xml:space="preserve">(left, right)</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result = []</w:t>
              <w:br w:type="textWrapping"/>
              <w:t xml:space="preserve">  i = j = </w:t>
            </w:r>
            <w:r w:rsidDel="00000000" w:rsidR="00000000" w:rsidRPr="00000000">
              <w:rPr>
                <w:rFonts w:ascii="Consolas" w:cs="Consolas" w:eastAsia="Consolas" w:hAnsi="Consolas"/>
                <w:color w:val="aa573c"/>
                <w:sz w:val="26"/>
                <w:szCs w:val="26"/>
                <w:shd w:fill="efecf4" w:val="clear"/>
                <w:rtl w:val="0"/>
              </w:rPr>
              <w:t xml:space="preserve">0</w:t>
            </w:r>
            <w:r w:rsidDel="00000000" w:rsidR="00000000" w:rsidRPr="00000000">
              <w:rPr>
                <w:rFonts w:ascii="Consolas" w:cs="Consolas" w:eastAsia="Consolas" w:hAnsi="Consolas"/>
                <w:color w:val="585260"/>
                <w:sz w:val="26"/>
                <w:szCs w:val="26"/>
                <w:shd w:fill="efecf4" w:val="clear"/>
                <w:rtl w:val="0"/>
              </w:rPr>
              <w:br w:type="textWrapping"/>
              <w:br w:type="textWrapping"/>
              <w:t xml:space="preserve">  </w:t>
            </w:r>
            <w:r w:rsidDel="00000000" w:rsidR="00000000" w:rsidRPr="00000000">
              <w:rPr>
                <w:rFonts w:ascii="Consolas" w:cs="Consolas" w:eastAsia="Consolas" w:hAnsi="Consolas"/>
                <w:color w:val="955ae7"/>
                <w:sz w:val="26"/>
                <w:szCs w:val="26"/>
                <w:shd w:fill="efecf4" w:val="clear"/>
                <w:rtl w:val="0"/>
              </w:rPr>
              <w:t xml:space="preserve">while</w:t>
            </w:r>
            <w:r w:rsidDel="00000000" w:rsidR="00000000" w:rsidRPr="00000000">
              <w:rPr>
                <w:rFonts w:ascii="Consolas" w:cs="Consolas" w:eastAsia="Consolas" w:hAnsi="Consolas"/>
                <w:color w:val="585260"/>
                <w:sz w:val="26"/>
                <w:szCs w:val="26"/>
                <w:shd w:fill="efecf4" w:val="clear"/>
                <w:rtl w:val="0"/>
              </w:rPr>
              <w:t xml:space="preserve"> i &lt; len(left) </w:t>
            </w:r>
            <w:r w:rsidDel="00000000" w:rsidR="00000000" w:rsidRPr="00000000">
              <w:rPr>
                <w:rFonts w:ascii="Consolas" w:cs="Consolas" w:eastAsia="Consolas" w:hAnsi="Consolas"/>
                <w:color w:val="955ae7"/>
                <w:sz w:val="26"/>
                <w:szCs w:val="26"/>
                <w:shd w:fill="efecf4" w:val="clear"/>
                <w:rtl w:val="0"/>
              </w:rPr>
              <w:t xml:space="preserve">and</w:t>
            </w:r>
            <w:r w:rsidDel="00000000" w:rsidR="00000000" w:rsidRPr="00000000">
              <w:rPr>
                <w:rFonts w:ascii="Consolas" w:cs="Consolas" w:eastAsia="Consolas" w:hAnsi="Consolas"/>
                <w:color w:val="585260"/>
                <w:sz w:val="26"/>
                <w:szCs w:val="26"/>
                <w:shd w:fill="efecf4" w:val="clear"/>
                <w:rtl w:val="0"/>
              </w:rPr>
              <w:t xml:space="preserve"> j &lt; len(right):</w:t>
              <w:br w:type="textWrapping"/>
              <w:t xml:space="preserve">    </w:t>
            </w:r>
            <w:r w:rsidDel="00000000" w:rsidR="00000000" w:rsidRPr="00000000">
              <w:rPr>
                <w:rFonts w:ascii="Consolas" w:cs="Consolas" w:eastAsia="Consolas" w:hAnsi="Consolas"/>
                <w:color w:val="955ae7"/>
                <w:sz w:val="26"/>
                <w:szCs w:val="26"/>
                <w:shd w:fill="efecf4" w:val="clear"/>
                <w:rtl w:val="0"/>
              </w:rPr>
              <w:t xml:space="preserve">if</w:t>
            </w:r>
            <w:r w:rsidDel="00000000" w:rsidR="00000000" w:rsidRPr="00000000">
              <w:rPr>
                <w:rFonts w:ascii="Consolas" w:cs="Consolas" w:eastAsia="Consolas" w:hAnsi="Consolas"/>
                <w:color w:val="585260"/>
                <w:sz w:val="26"/>
                <w:szCs w:val="26"/>
                <w:shd w:fill="efecf4" w:val="clear"/>
                <w:rtl w:val="0"/>
              </w:rPr>
              <w:t xml:space="preserve"> left[i] &lt; right[j]:</w:t>
              <w:br w:type="textWrapping"/>
              <w:t xml:space="preserve">      result.append(left[i])</w:t>
              <w:br w:type="textWrapping"/>
              <w:t xml:space="preserve">      i += </w:t>
            </w:r>
            <w:r w:rsidDel="00000000" w:rsidR="00000000" w:rsidRPr="00000000">
              <w:rPr>
                <w:rFonts w:ascii="Consolas" w:cs="Consolas" w:eastAsia="Consolas" w:hAnsi="Consolas"/>
                <w:color w:val="aa573c"/>
                <w:sz w:val="26"/>
                <w:szCs w:val="26"/>
                <w:shd w:fill="efecf4" w:val="clear"/>
                <w:rtl w:val="0"/>
              </w:rPr>
              <w:t xml:space="preserve">1</w:t>
            </w:r>
            <w:r w:rsidDel="00000000" w:rsidR="00000000" w:rsidRPr="00000000">
              <w:rPr>
                <w:rFonts w:ascii="Consolas" w:cs="Consolas" w:eastAsia="Consolas" w:hAnsi="Consolas"/>
                <w:color w:val="585260"/>
                <w:sz w:val="26"/>
                <w:szCs w:val="26"/>
                <w:shd w:fill="efecf4" w:val="clear"/>
                <w:rtl w:val="0"/>
              </w:rPr>
              <w:br w:type="textWrapping"/>
              <w:t xml:space="preserve">    </w:t>
            </w:r>
            <w:r w:rsidDel="00000000" w:rsidR="00000000" w:rsidRPr="00000000">
              <w:rPr>
                <w:rFonts w:ascii="Consolas" w:cs="Consolas" w:eastAsia="Consolas" w:hAnsi="Consolas"/>
                <w:color w:val="955ae7"/>
                <w:sz w:val="26"/>
                <w:szCs w:val="26"/>
                <w:shd w:fill="efecf4" w:val="clear"/>
                <w:rtl w:val="0"/>
              </w:rPr>
              <w:t xml:space="preserve">else</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result.append(right[j])</w:t>
              <w:br w:type="textWrapping"/>
              <w:t xml:space="preserve">      j += </w:t>
            </w:r>
            <w:r w:rsidDel="00000000" w:rsidR="00000000" w:rsidRPr="00000000">
              <w:rPr>
                <w:rFonts w:ascii="Consolas" w:cs="Consolas" w:eastAsia="Consolas" w:hAnsi="Consolas"/>
                <w:color w:val="aa573c"/>
                <w:sz w:val="26"/>
                <w:szCs w:val="26"/>
                <w:shd w:fill="efecf4" w:val="clear"/>
                <w:rtl w:val="0"/>
              </w:rPr>
              <w:t xml:space="preserve">1</w:t>
            </w:r>
            <w:r w:rsidDel="00000000" w:rsidR="00000000" w:rsidRPr="00000000">
              <w:rPr>
                <w:rFonts w:ascii="Consolas" w:cs="Consolas" w:eastAsia="Consolas" w:hAnsi="Consolas"/>
                <w:color w:val="585260"/>
                <w:sz w:val="26"/>
                <w:szCs w:val="26"/>
                <w:shd w:fill="efecf4" w:val="clear"/>
                <w:rtl w:val="0"/>
              </w:rPr>
              <w:br w:type="textWrapping"/>
              <w:br w:type="textWrapping"/>
              <w:t xml:space="preserve">  result.extend(left[i:])</w:t>
              <w:br w:type="textWrapping"/>
              <w:t xml:space="preserve">  result.extend(right[j:])</w:t>
              <w:br w:type="textWrapping"/>
              <w:br w:type="textWrapping"/>
              <w:t xml:space="preserve">  </w:t>
            </w:r>
            <w:r w:rsidDel="00000000" w:rsidR="00000000" w:rsidRPr="00000000">
              <w:rPr>
                <w:rFonts w:ascii="Consolas" w:cs="Consolas" w:eastAsia="Consolas" w:hAnsi="Consolas"/>
                <w:color w:val="955ae7"/>
                <w:sz w:val="26"/>
                <w:szCs w:val="26"/>
                <w:shd w:fill="efecf4" w:val="clear"/>
                <w:rtl w:val="0"/>
              </w:rPr>
              <w:t xml:space="preserve">return</w:t>
            </w:r>
            <w:r w:rsidDel="00000000" w:rsidR="00000000" w:rsidRPr="00000000">
              <w:rPr>
                <w:rFonts w:ascii="Consolas" w:cs="Consolas" w:eastAsia="Consolas" w:hAnsi="Consolas"/>
                <w:color w:val="585260"/>
                <w:sz w:val="26"/>
                <w:szCs w:val="26"/>
                <w:shd w:fill="efecf4" w:val="clear"/>
                <w:rtl w:val="0"/>
              </w:rPr>
              <w:t xml:space="preserve"> result</w:t>
              <w:br w:type="textWrapping"/>
              <w:br w:type="textWrapping"/>
              <w:t xml:space="preserve">mylist = [</w:t>
            </w:r>
            <w:r w:rsidDel="00000000" w:rsidR="00000000" w:rsidRPr="00000000">
              <w:rPr>
                <w:rFonts w:ascii="Consolas" w:cs="Consolas" w:eastAsia="Consolas" w:hAnsi="Consolas"/>
                <w:color w:val="aa573c"/>
                <w:sz w:val="26"/>
                <w:szCs w:val="26"/>
                <w:shd w:fill="efecf4" w:val="clear"/>
                <w:rtl w:val="0"/>
              </w:rPr>
              <w:t xml:space="preserve">3</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aa573c"/>
                <w:sz w:val="26"/>
                <w:szCs w:val="26"/>
                <w:shd w:fill="efecf4" w:val="clear"/>
                <w:rtl w:val="0"/>
              </w:rPr>
              <w:t xml:space="preserve">7</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aa573c"/>
                <w:sz w:val="26"/>
                <w:szCs w:val="26"/>
                <w:shd w:fill="efecf4" w:val="clear"/>
                <w:rtl w:val="0"/>
              </w:rPr>
              <w:t xml:space="preserve">6</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aa573c"/>
                <w:sz w:val="26"/>
                <w:szCs w:val="26"/>
                <w:shd w:fill="efecf4" w:val="clear"/>
                <w:rtl w:val="0"/>
              </w:rPr>
              <w:t xml:space="preserve">-10</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aa573c"/>
                <w:sz w:val="26"/>
                <w:szCs w:val="26"/>
                <w:shd w:fill="efecf4" w:val="clear"/>
                <w:rtl w:val="0"/>
              </w:rPr>
              <w:t xml:space="preserve">15</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aa573c"/>
                <w:sz w:val="26"/>
                <w:szCs w:val="26"/>
                <w:shd w:fill="efecf4" w:val="clear"/>
                <w:rtl w:val="0"/>
              </w:rPr>
              <w:t xml:space="preserve">23.5</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aa573c"/>
                <w:sz w:val="26"/>
                <w:szCs w:val="26"/>
                <w:shd w:fill="efecf4" w:val="clear"/>
                <w:rtl w:val="0"/>
              </w:rPr>
              <w:t xml:space="preserve">55</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aa573c"/>
                <w:sz w:val="26"/>
                <w:szCs w:val="26"/>
                <w:shd w:fill="efecf4" w:val="clear"/>
                <w:rtl w:val="0"/>
              </w:rPr>
              <w:t xml:space="preserve">-13</w:t>
            </w:r>
            <w:r w:rsidDel="00000000" w:rsidR="00000000" w:rsidRPr="00000000">
              <w:rPr>
                <w:rFonts w:ascii="Consolas" w:cs="Consolas" w:eastAsia="Consolas" w:hAnsi="Consolas"/>
                <w:color w:val="585260"/>
                <w:sz w:val="26"/>
                <w:szCs w:val="26"/>
                <w:shd w:fill="efecf4" w:val="clear"/>
                <w:rtl w:val="0"/>
              </w:rPr>
              <w:t xml:space="preserve">]</w:t>
              <w:br w:type="textWrapping"/>
              <w:t xml:space="preserve">mysortedlist = mergeSort(mylist)</w:t>
              <w:br w:type="textWrapping"/>
              <w:t xml:space="preserve">print(</w:t>
            </w:r>
            <w:r w:rsidDel="00000000" w:rsidR="00000000" w:rsidRPr="00000000">
              <w:rPr>
                <w:rFonts w:ascii="Consolas" w:cs="Consolas" w:eastAsia="Consolas" w:hAnsi="Consolas"/>
                <w:color w:val="2a9292"/>
                <w:sz w:val="26"/>
                <w:szCs w:val="26"/>
                <w:shd w:fill="efecf4" w:val="clear"/>
                <w:rtl w:val="0"/>
              </w:rPr>
              <w:t xml:space="preserve">"Sorted array:"</w:t>
            </w:r>
            <w:r w:rsidDel="00000000" w:rsidR="00000000" w:rsidRPr="00000000">
              <w:rPr>
                <w:rFonts w:ascii="Consolas" w:cs="Consolas" w:eastAsia="Consolas" w:hAnsi="Consolas"/>
                <w:color w:val="585260"/>
                <w:sz w:val="26"/>
                <w:szCs w:val="26"/>
                <w:shd w:fill="efecf4" w:val="clear"/>
                <w:rtl w:val="0"/>
              </w:rPr>
              <w:t xml:space="preserve">, mysortedlist) </w:t>
            </w:r>
            <w:r w:rsidDel="00000000" w:rsidR="00000000" w:rsidRPr="00000000">
              <w:rPr>
                <w:rtl w:val="0"/>
              </w:rPr>
            </w:r>
          </w:p>
        </w:tc>
      </w:tr>
    </w:tbl>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1E9">
      <w:pPr>
        <w:pStyle w:val="Heading1"/>
        <w:widowControl w:val="0"/>
        <w:rPr/>
      </w:pPr>
      <w:bookmarkStart w:colFirst="0" w:colLast="0" w:name="_iheoah3v4ogq" w:id="30"/>
      <w:bookmarkEnd w:id="30"/>
      <w:r w:rsidDel="00000000" w:rsidR="00000000" w:rsidRPr="00000000">
        <w:rPr>
          <w:rtl w:val="0"/>
        </w:rPr>
        <w:t xml:space="preserve">File Handling</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sz w:val="26"/>
          <w:szCs w:val="26"/>
        </w:rPr>
      </w:pPr>
      <w:r w:rsidDel="00000000" w:rsidR="00000000" w:rsidRPr="00000000">
        <w:rPr>
          <w:sz w:val="26"/>
          <w:szCs w:val="26"/>
          <w:rtl w:val="0"/>
        </w:rPr>
        <w:t xml:space="preserve">Import the dataset linked and run the operation to list the first row of the dataset</w:t>
      </w:r>
    </w:p>
    <w:p w:rsidR="00000000" w:rsidDel="00000000" w:rsidP="00000000" w:rsidRDefault="00000000" w:rsidRPr="00000000" w14:paraId="000001EC">
      <w:pPr>
        <w:rPr>
          <w:sz w:val="26"/>
          <w:szCs w:val="26"/>
        </w:rPr>
      </w:pPr>
      <w:r w:rsidDel="00000000" w:rsidR="00000000" w:rsidRPr="00000000">
        <w:rPr>
          <w:rtl w:val="0"/>
        </w:rPr>
      </w:r>
    </w:p>
    <w:p w:rsidR="00000000" w:rsidDel="00000000" w:rsidP="00000000" w:rsidRDefault="00000000" w:rsidRPr="00000000" w14:paraId="000001ED">
      <w:pPr>
        <w:rPr>
          <w:sz w:val="26"/>
          <w:szCs w:val="26"/>
        </w:rPr>
      </w:pPr>
      <w:r w:rsidDel="00000000" w:rsidR="00000000" w:rsidRPr="00000000">
        <w:rPr>
          <w:sz w:val="26"/>
          <w:szCs w:val="26"/>
          <w:rtl w:val="0"/>
        </w:rPr>
        <w:t xml:space="preserve">Program 1 : Display row 23 of the dataset</w:t>
      </w:r>
    </w:p>
    <w:p w:rsidR="00000000" w:rsidDel="00000000" w:rsidP="00000000" w:rsidRDefault="00000000" w:rsidRPr="00000000" w14:paraId="000001EE">
      <w:pPr>
        <w:rPr>
          <w:sz w:val="26"/>
          <w:szCs w:val="26"/>
        </w:rPr>
      </w:pPr>
      <w:r w:rsidDel="00000000" w:rsidR="00000000" w:rsidRPr="00000000">
        <w:rPr>
          <w:sz w:val="26"/>
          <w:szCs w:val="26"/>
          <w:rtl w:val="0"/>
        </w:rPr>
        <w:t xml:space="preserve">Program 2: Perform sorting on Dataset</w:t>
      </w:r>
    </w:p>
    <w:p w:rsidR="00000000" w:rsidDel="00000000" w:rsidP="00000000" w:rsidRDefault="00000000" w:rsidRPr="00000000" w14:paraId="000001EF">
      <w:pPr>
        <w:rPr>
          <w:rFonts w:ascii="Consolas" w:cs="Consolas" w:eastAsia="Consolas" w:hAnsi="Consolas"/>
          <w:b w:val="1"/>
          <w:sz w:val="21"/>
          <w:szCs w:val="21"/>
        </w:rPr>
      </w:pPr>
      <w:r w:rsidDel="00000000" w:rsidR="00000000" w:rsidRPr="00000000">
        <w:rPr>
          <w:sz w:val="26"/>
          <w:szCs w:val="26"/>
          <w:rtl w:val="0"/>
        </w:rPr>
        <w:t xml:space="preserve">Program 3: Search for “</w:t>
      </w:r>
      <w:r w:rsidDel="00000000" w:rsidR="00000000" w:rsidRPr="00000000">
        <w:rPr>
          <w:rFonts w:ascii="Consolas" w:cs="Consolas" w:eastAsia="Consolas" w:hAnsi="Consolas"/>
          <w:color w:val="4ec9b0"/>
          <w:sz w:val="21"/>
          <w:szCs w:val="21"/>
          <w:rtl w:val="0"/>
        </w:rPr>
        <w:t xml:space="preserve">23.49,</w:t>
      </w:r>
      <w:r w:rsidDel="00000000" w:rsidR="00000000" w:rsidRPr="00000000">
        <w:rPr>
          <w:rFonts w:ascii="Consolas" w:cs="Consolas" w:eastAsia="Consolas" w:hAnsi="Consolas"/>
          <w:b w:val="1"/>
          <w:color w:val="569cd6"/>
          <w:sz w:val="21"/>
          <w:szCs w:val="21"/>
          <w:rtl w:val="0"/>
        </w:rPr>
        <w:t xml:space="preserve">0.003” </w:t>
      </w:r>
      <w:r w:rsidDel="00000000" w:rsidR="00000000" w:rsidRPr="00000000">
        <w:rPr>
          <w:rFonts w:ascii="Consolas" w:cs="Consolas" w:eastAsia="Consolas" w:hAnsi="Consolas"/>
          <w:b w:val="1"/>
          <w:sz w:val="21"/>
          <w:szCs w:val="21"/>
          <w:rtl w:val="0"/>
        </w:rPr>
        <w:t xml:space="preserve">In the dataset using a search Linear or binary</w:t>
      </w:r>
    </w:p>
    <w:p w:rsidR="00000000" w:rsidDel="00000000" w:rsidP="00000000" w:rsidRDefault="00000000" w:rsidRPr="00000000" w14:paraId="000001F0">
      <w:pPr>
        <w:rPr>
          <w:sz w:val="26"/>
          <w:szCs w:val="26"/>
        </w:rPr>
      </w:pPr>
      <w:r w:rsidDel="00000000" w:rsidR="00000000" w:rsidRPr="00000000">
        <w:rPr>
          <w:sz w:val="26"/>
          <w:szCs w:val="26"/>
          <w:rtl w:val="0"/>
        </w:rPr>
        <w:t xml:space="preserve">Program 4: Perform Bubble Sort on dataset</w:t>
      </w:r>
    </w:p>
    <w:p w:rsidR="00000000" w:rsidDel="00000000" w:rsidP="00000000" w:rsidRDefault="00000000" w:rsidRPr="00000000" w14:paraId="000001F1">
      <w:pPr>
        <w:rPr>
          <w:sz w:val="26"/>
          <w:szCs w:val="26"/>
        </w:rPr>
      </w:pPr>
      <w:r w:rsidDel="00000000" w:rsidR="00000000" w:rsidRPr="00000000">
        <w:rPr>
          <w:sz w:val="26"/>
          <w:szCs w:val="26"/>
          <w:rtl w:val="0"/>
        </w:rPr>
        <w:t xml:space="preserve">Program 5: Perform Selection Sort,Quick Sort,Insertion Sort,Counting sort,radix sort,Merge Sort</w:t>
      </w: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0"/>
          <w:szCs w:val="40"/>
        </w:rPr>
      </w:pPr>
      <w:hyperlink r:id="rId8">
        <w:r w:rsidDel="00000000" w:rsidR="00000000" w:rsidRPr="00000000">
          <w:rPr>
            <w:color w:val="1155cc"/>
            <w:sz w:val="40"/>
            <w:szCs w:val="40"/>
            <w:u w:val="single"/>
            <w:rtl w:val="0"/>
          </w:rPr>
          <w:t xml:space="preserve">Download Dataset</w:t>
        </w:r>
      </w:hyperlink>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0"/>
          <w:szCs w:val="40"/>
        </w:rPr>
      </w:pPr>
      <w:r w:rsidDel="00000000" w:rsidR="00000000" w:rsidRPr="00000000">
        <w:rPr>
          <w:rtl w:val="0"/>
        </w:rPr>
      </w:r>
    </w:p>
    <w:tbl>
      <w:tblPr>
        <w:tblStyle w:val="Table12"/>
        <w:jc w:val="left"/>
        <w:tblLayout w:type="fixed"/>
        <w:tblLook w:val="0600"/>
      </w:tblPr>
      <w:tblGrid>
        <w:gridCol w:w="9360"/>
        <w:tblGridChange w:id="0">
          <w:tblGrid>
            <w:gridCol w:w="9360"/>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Fonts w:ascii="Consolas" w:cs="Consolas" w:eastAsia="Consolas" w:hAnsi="Consolas"/>
                <w:color w:val="955ae7"/>
                <w:sz w:val="26"/>
                <w:szCs w:val="26"/>
                <w:shd w:fill="efecf4" w:val="clear"/>
                <w:rtl w:val="0"/>
              </w:rPr>
              <w:t xml:space="preserve">import</w:t>
            </w:r>
            <w:r w:rsidDel="00000000" w:rsidR="00000000" w:rsidRPr="00000000">
              <w:rPr>
                <w:rFonts w:ascii="Consolas" w:cs="Consolas" w:eastAsia="Consolas" w:hAnsi="Consolas"/>
                <w:color w:val="585260"/>
                <w:sz w:val="26"/>
                <w:szCs w:val="26"/>
                <w:shd w:fill="efecf4" w:val="clear"/>
                <w:rtl w:val="0"/>
              </w:rPr>
              <w:t xml:space="preserve"> csv</w:t>
              <w:br w:type="textWrapping"/>
              <w:br w:type="textWrapping"/>
            </w:r>
            <w:r w:rsidDel="00000000" w:rsidR="00000000" w:rsidRPr="00000000">
              <w:rPr>
                <w:rFonts w:ascii="Consolas" w:cs="Consolas" w:eastAsia="Consolas" w:hAnsi="Consolas"/>
                <w:color w:val="955ae7"/>
                <w:sz w:val="26"/>
                <w:szCs w:val="26"/>
                <w:shd w:fill="efecf4" w:val="clear"/>
                <w:rtl w:val="0"/>
              </w:rPr>
              <w:t xml:space="preserve">def</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576ddb"/>
                <w:sz w:val="26"/>
                <w:szCs w:val="26"/>
                <w:shd w:fill="efecf4" w:val="clear"/>
                <w:rtl w:val="0"/>
              </w:rPr>
              <w:t xml:space="preserve">main</w:t>
            </w:r>
            <w:r w:rsidDel="00000000" w:rsidR="00000000" w:rsidRPr="00000000">
              <w:rPr>
                <w:rFonts w:ascii="Consolas" w:cs="Consolas" w:eastAsia="Consolas" w:hAnsi="Consolas"/>
                <w:color w:val="aa573c"/>
                <w:sz w:val="26"/>
                <w:szCs w:val="26"/>
                <w:shd w:fill="efecf4" w:val="clear"/>
                <w:rtl w:val="0"/>
              </w:rPr>
              <w:t xml:space="preserve">()</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w:t>
            </w:r>
            <w:r w:rsidDel="00000000" w:rsidR="00000000" w:rsidRPr="00000000">
              <w:rPr>
                <w:rFonts w:ascii="Consolas" w:cs="Consolas" w:eastAsia="Consolas" w:hAnsi="Consolas"/>
                <w:color w:val="955ae7"/>
                <w:sz w:val="26"/>
                <w:szCs w:val="26"/>
                <w:shd w:fill="efecf4" w:val="clear"/>
                <w:rtl w:val="0"/>
              </w:rPr>
              <w:t xml:space="preserve">with</w:t>
            </w:r>
            <w:r w:rsidDel="00000000" w:rsidR="00000000" w:rsidRPr="00000000">
              <w:rPr>
                <w:rFonts w:ascii="Consolas" w:cs="Consolas" w:eastAsia="Consolas" w:hAnsi="Consolas"/>
                <w:color w:val="585260"/>
                <w:sz w:val="26"/>
                <w:szCs w:val="26"/>
                <w:shd w:fill="efecf4" w:val="clear"/>
                <w:rtl w:val="0"/>
              </w:rPr>
              <w:t xml:space="preserve"> open(</w:t>
            </w:r>
            <w:r w:rsidDel="00000000" w:rsidR="00000000" w:rsidRPr="00000000">
              <w:rPr>
                <w:rFonts w:ascii="Consolas" w:cs="Consolas" w:eastAsia="Consolas" w:hAnsi="Consolas"/>
                <w:color w:val="2a9292"/>
                <w:sz w:val="26"/>
                <w:szCs w:val="26"/>
                <w:shd w:fill="efecf4" w:val="clear"/>
                <w:rtl w:val="0"/>
              </w:rPr>
              <w:t xml:space="preserve">'data/CHERNAIR.csv'</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2a9292"/>
                <w:sz w:val="26"/>
                <w:szCs w:val="26"/>
                <w:shd w:fill="efecf4" w:val="clear"/>
                <w:rtl w:val="0"/>
              </w:rPr>
              <w:t xml:space="preserve">'r'</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955ae7"/>
                <w:sz w:val="26"/>
                <w:szCs w:val="26"/>
                <w:shd w:fill="efecf4" w:val="clear"/>
                <w:rtl w:val="0"/>
              </w:rPr>
              <w:t xml:space="preserve">as</w:t>
            </w:r>
            <w:r w:rsidDel="00000000" w:rsidR="00000000" w:rsidRPr="00000000">
              <w:rPr>
                <w:rFonts w:ascii="Consolas" w:cs="Consolas" w:eastAsia="Consolas" w:hAnsi="Consolas"/>
                <w:color w:val="585260"/>
                <w:sz w:val="26"/>
                <w:szCs w:val="26"/>
                <w:shd w:fill="efecf4" w:val="clear"/>
                <w:rtl w:val="0"/>
              </w:rPr>
              <w:t xml:space="preserve"> file:</w:t>
              <w:br w:type="textWrapping"/>
              <w:t xml:space="preserve">        reader = csv.reader(file)</w:t>
              <w:br w:type="textWrapping"/>
              <w:t xml:space="preserve">        data = list(reader)</w:t>
              <w:br w:type="textWrapping"/>
              <w:br w:type="textWrapping"/>
              <w:t xml:space="preserve">    </w:t>
            </w:r>
            <w:r w:rsidDel="00000000" w:rsidR="00000000" w:rsidRPr="00000000">
              <w:rPr>
                <w:rFonts w:ascii="Consolas" w:cs="Consolas" w:eastAsia="Consolas" w:hAnsi="Consolas"/>
                <w:color w:val="955ae7"/>
                <w:sz w:val="26"/>
                <w:szCs w:val="26"/>
                <w:shd w:fill="efecf4" w:val="clear"/>
                <w:rtl w:val="0"/>
              </w:rPr>
              <w:t xml:space="preserve">if</w:t>
            </w:r>
            <w:r w:rsidDel="00000000" w:rsidR="00000000" w:rsidRPr="00000000">
              <w:rPr>
                <w:rFonts w:ascii="Consolas" w:cs="Consolas" w:eastAsia="Consolas" w:hAnsi="Consolas"/>
                <w:color w:val="585260"/>
                <w:sz w:val="26"/>
                <w:szCs w:val="26"/>
                <w:shd w:fill="efecf4" w:val="clear"/>
                <w:rtl w:val="0"/>
              </w:rPr>
              <w:t xml:space="preserve"> data:</w:t>
              <w:br w:type="textWrapping"/>
              <w:t xml:space="preserve">        print(</w:t>
            </w:r>
            <w:r w:rsidDel="00000000" w:rsidR="00000000" w:rsidRPr="00000000">
              <w:rPr>
                <w:rFonts w:ascii="Consolas" w:cs="Consolas" w:eastAsia="Consolas" w:hAnsi="Consolas"/>
                <w:color w:val="2a9292"/>
                <w:sz w:val="26"/>
                <w:szCs w:val="26"/>
                <w:shd w:fill="efecf4" w:val="clear"/>
                <w:rtl w:val="0"/>
              </w:rPr>
              <w:t xml:space="preserve">"First row of the CSV file:"</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print(data[</w:t>
            </w:r>
            <w:r w:rsidDel="00000000" w:rsidR="00000000" w:rsidRPr="00000000">
              <w:rPr>
                <w:rFonts w:ascii="Consolas" w:cs="Consolas" w:eastAsia="Consolas" w:hAnsi="Consolas"/>
                <w:color w:val="aa573c"/>
                <w:sz w:val="26"/>
                <w:szCs w:val="26"/>
                <w:shd w:fill="efecf4" w:val="clear"/>
                <w:rtl w:val="0"/>
              </w:rPr>
              <w:t xml:space="preserve">0</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w:t>
            </w:r>
            <w:r w:rsidDel="00000000" w:rsidR="00000000" w:rsidRPr="00000000">
              <w:rPr>
                <w:rFonts w:ascii="Consolas" w:cs="Consolas" w:eastAsia="Consolas" w:hAnsi="Consolas"/>
                <w:color w:val="955ae7"/>
                <w:sz w:val="26"/>
                <w:szCs w:val="26"/>
                <w:shd w:fill="efecf4" w:val="clear"/>
                <w:rtl w:val="0"/>
              </w:rPr>
              <w:t xml:space="preserve">else</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print(</w:t>
            </w:r>
            <w:r w:rsidDel="00000000" w:rsidR="00000000" w:rsidRPr="00000000">
              <w:rPr>
                <w:rFonts w:ascii="Consolas" w:cs="Consolas" w:eastAsia="Consolas" w:hAnsi="Consolas"/>
                <w:color w:val="2a9292"/>
                <w:sz w:val="26"/>
                <w:szCs w:val="26"/>
                <w:shd w:fill="efecf4" w:val="clear"/>
                <w:rtl w:val="0"/>
              </w:rPr>
              <w:t xml:space="preserve">"CSV file is empty."</w:t>
            </w:r>
            <w:r w:rsidDel="00000000" w:rsidR="00000000" w:rsidRPr="00000000">
              <w:rPr>
                <w:rFonts w:ascii="Consolas" w:cs="Consolas" w:eastAsia="Consolas" w:hAnsi="Consolas"/>
                <w:color w:val="585260"/>
                <w:sz w:val="26"/>
                <w:szCs w:val="26"/>
                <w:shd w:fill="efecf4" w:val="clear"/>
                <w:rtl w:val="0"/>
              </w:rPr>
              <w:t xml:space="preserve">)</w:t>
              <w:br w:type="textWrapping"/>
              <w:br w:type="textWrapping"/>
            </w:r>
            <w:r w:rsidDel="00000000" w:rsidR="00000000" w:rsidRPr="00000000">
              <w:rPr>
                <w:rFonts w:ascii="Consolas" w:cs="Consolas" w:eastAsia="Consolas" w:hAnsi="Consolas"/>
                <w:color w:val="955ae7"/>
                <w:sz w:val="26"/>
                <w:szCs w:val="26"/>
                <w:shd w:fill="efecf4" w:val="clear"/>
                <w:rtl w:val="0"/>
              </w:rPr>
              <w:t xml:space="preserve">if</w:t>
            </w:r>
            <w:r w:rsidDel="00000000" w:rsidR="00000000" w:rsidRPr="00000000">
              <w:rPr>
                <w:rFonts w:ascii="Consolas" w:cs="Consolas" w:eastAsia="Consolas" w:hAnsi="Consolas"/>
                <w:color w:val="585260"/>
                <w:sz w:val="26"/>
                <w:szCs w:val="26"/>
                <w:shd w:fill="efecf4" w:val="clear"/>
                <w:rtl w:val="0"/>
              </w:rPr>
              <w:t xml:space="preserve"> __name__ == </w:t>
            </w:r>
            <w:r w:rsidDel="00000000" w:rsidR="00000000" w:rsidRPr="00000000">
              <w:rPr>
                <w:rFonts w:ascii="Consolas" w:cs="Consolas" w:eastAsia="Consolas" w:hAnsi="Consolas"/>
                <w:color w:val="2a9292"/>
                <w:sz w:val="26"/>
                <w:szCs w:val="26"/>
                <w:shd w:fill="efecf4" w:val="clear"/>
                <w:rtl w:val="0"/>
              </w:rPr>
              <w:t xml:space="preserve">"__main__"</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main()</w:t>
              <w:br w:type="textWrapping"/>
              <w:br w:type="textWrapping"/>
            </w:r>
            <w:r w:rsidDel="00000000" w:rsidR="00000000" w:rsidRPr="00000000">
              <w:rPr>
                <w:rtl w:val="0"/>
              </w:rPr>
            </w:r>
          </w:p>
        </w:tc>
      </w:tr>
    </w:tbl>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w3schools.com/python/gloss_python_function_recursion.asp" TargetMode="External"/><Relationship Id="rId7" Type="http://schemas.openxmlformats.org/officeDocument/2006/relationships/hyperlink" Target="https://www.w3schools.com/python/gloss_python_function_recursion.asp" TargetMode="External"/><Relationship Id="rId8" Type="http://schemas.openxmlformats.org/officeDocument/2006/relationships/hyperlink" Target="https://www.kaggle.com/datasets/lsind18/chernobyl-data-air-concentrat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